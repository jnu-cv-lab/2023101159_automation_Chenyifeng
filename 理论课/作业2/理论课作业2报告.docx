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5247B">
      <w:pPr>
        <w:jc w:val="center"/>
        <w:rPr>
          <w:rFonts w:eastAsia="楷体_GB2312"/>
          <w:b/>
          <w:sz w:val="44"/>
          <w:szCs w:val="44"/>
        </w:rPr>
      </w:pPr>
      <w:r>
        <w:rPr>
          <w:rFonts w:eastAsia="楷体_GB2312"/>
          <w:b/>
          <w:sz w:val="44"/>
          <w:szCs w:val="44"/>
        </w:rPr>
        <w:t>暨南大学本科实验报告专用纸</w:t>
      </w:r>
    </w:p>
    <w:p w14:paraId="6ABBA9DC">
      <w:pPr>
        <w:spacing w:line="420" w:lineRule="exact"/>
        <w:rPr>
          <w:rFonts w:eastAsia="楷体_GB2312"/>
          <w:sz w:val="28"/>
          <w:szCs w:val="28"/>
        </w:rPr>
      </w:pPr>
      <w:r>
        <w:rPr>
          <w:rFonts w:eastAsia="楷体_GB2312"/>
          <w:sz w:val="28"/>
          <w:szCs w:val="28"/>
        </w:rPr>
        <w:t>课程名称</w:t>
      </w:r>
      <w:r>
        <w:rPr>
          <w:rFonts w:eastAsia="楷体_GB2312"/>
          <w:sz w:val="28"/>
          <w:szCs w:val="28"/>
          <w:u w:val="single"/>
        </w:rPr>
        <w:t xml:space="preserve">   </w:t>
      </w:r>
      <w:r>
        <w:rPr>
          <w:rFonts w:hint="eastAsia" w:eastAsia="楷体_GB2312"/>
          <w:sz w:val="28"/>
          <w:szCs w:val="28"/>
          <w:u w:val="single"/>
          <w:lang w:val="en-US" w:eastAsia="zh-CN"/>
        </w:rPr>
        <w:t>计算机视觉</w:t>
      </w:r>
      <w:bookmarkStart w:id="0" w:name="_GoBack"/>
      <w:bookmarkEnd w:id="0"/>
      <w:r>
        <w:rPr>
          <w:rFonts w:eastAsia="楷体_GB2312"/>
          <w:sz w:val="28"/>
          <w:szCs w:val="28"/>
          <w:u w:val="single"/>
        </w:rPr>
        <w:t xml:space="preserve"> </w:t>
      </w:r>
      <w:r>
        <w:rPr>
          <w:rFonts w:hint="eastAsia" w:eastAsia="楷体_GB2312"/>
          <w:sz w:val="28"/>
          <w:szCs w:val="28"/>
          <w:u w:val="single"/>
        </w:rPr>
        <w:t xml:space="preserve">  </w:t>
      </w:r>
      <w:r>
        <w:rPr>
          <w:rFonts w:eastAsia="楷体_GB2312"/>
          <w:sz w:val="28"/>
          <w:szCs w:val="28"/>
        </w:rPr>
        <w:t>指导教师</w:t>
      </w:r>
      <w:r>
        <w:rPr>
          <w:rFonts w:eastAsia="楷体_GB2312"/>
          <w:sz w:val="28"/>
          <w:szCs w:val="28"/>
          <w:u w:val="single"/>
        </w:rPr>
        <w:t xml:space="preserve">  </w:t>
      </w:r>
      <w:r>
        <w:rPr>
          <w:rFonts w:hint="eastAsia" w:eastAsia="楷体_GB2312"/>
          <w:sz w:val="28"/>
          <w:szCs w:val="28"/>
          <w:u w:val="single"/>
          <w:lang w:val="en-US" w:eastAsia="zh-CN"/>
        </w:rPr>
        <w:t>赵乘骥</w:t>
      </w:r>
      <w:r>
        <w:rPr>
          <w:rFonts w:eastAsia="楷体_GB2312"/>
          <w:sz w:val="28"/>
          <w:szCs w:val="28"/>
          <w:u w:val="single"/>
        </w:rPr>
        <w:t xml:space="preserve">  </w:t>
      </w:r>
      <w:r>
        <w:rPr>
          <w:rFonts w:hint="eastAsia" w:eastAsia="楷体_GB2312"/>
          <w:sz w:val="28"/>
          <w:szCs w:val="28"/>
          <w:u w:val="single"/>
        </w:rPr>
        <w:t xml:space="preserve"> </w:t>
      </w:r>
      <w:r>
        <w:rPr>
          <w:rFonts w:eastAsia="楷体_GB2312"/>
          <w:sz w:val="28"/>
          <w:szCs w:val="28"/>
        </w:rPr>
        <w:t>成绩</w:t>
      </w:r>
      <w:r>
        <w:rPr>
          <w:rFonts w:eastAsia="楷体_GB2312"/>
          <w:sz w:val="28"/>
          <w:szCs w:val="28"/>
          <w:u w:val="single"/>
        </w:rPr>
        <w:t xml:space="preserve">    </w:t>
      </w:r>
      <w:r>
        <w:rPr>
          <w:rFonts w:hint="eastAsia" w:eastAsia="楷体_GB2312"/>
          <w:sz w:val="28"/>
          <w:szCs w:val="28"/>
          <w:u w:val="single"/>
        </w:rPr>
        <w:t xml:space="preserve"> </w:t>
      </w:r>
      <w:r>
        <w:rPr>
          <w:rFonts w:eastAsia="楷体_GB2312"/>
          <w:sz w:val="28"/>
          <w:szCs w:val="28"/>
          <w:u w:val="single"/>
        </w:rPr>
        <w:t xml:space="preserve">   </w:t>
      </w:r>
    </w:p>
    <w:p w14:paraId="57FA79D4">
      <w:pPr>
        <w:spacing w:line="420" w:lineRule="exact"/>
        <w:rPr>
          <w:rFonts w:eastAsia="楷体_GB2312"/>
          <w:sz w:val="28"/>
          <w:szCs w:val="28"/>
        </w:rPr>
      </w:pPr>
      <w:r>
        <w:rPr>
          <w:rFonts w:eastAsia="楷体_GB2312"/>
          <w:sz w:val="28"/>
          <w:szCs w:val="28"/>
        </w:rPr>
        <w:t>实验项目名称</w:t>
      </w:r>
      <w:r>
        <w:rPr>
          <w:rFonts w:hint="eastAsia" w:eastAsia="楷体_GB2312"/>
          <w:sz w:val="28"/>
          <w:szCs w:val="28"/>
          <w:u w:val="single"/>
        </w:rPr>
        <w:t xml:space="preserve">   </w:t>
      </w:r>
      <w:r>
        <w:rPr>
          <w:rFonts w:hint="eastAsia" w:eastAsia="楷体_GB2312"/>
          <w:sz w:val="28"/>
          <w:szCs w:val="28"/>
          <w:u w:val="single"/>
          <w:lang w:val="en-US" w:eastAsia="zh-CN"/>
        </w:rPr>
        <w:t xml:space="preserve">作业2 </w:t>
      </w:r>
      <w:r>
        <w:rPr>
          <w:rFonts w:hint="eastAsia" w:eastAsia="楷体_GB2312"/>
          <w:sz w:val="28"/>
          <w:szCs w:val="28"/>
          <w:u w:val="single"/>
        </w:rPr>
        <w:t xml:space="preserve"> </w:t>
      </w:r>
      <w:r>
        <w:rPr>
          <w:rFonts w:eastAsia="楷体_GB2312"/>
          <w:sz w:val="28"/>
          <w:szCs w:val="28"/>
          <w:u w:val="single"/>
        </w:rPr>
        <w:t xml:space="preserve"> </w:t>
      </w:r>
      <w:r>
        <w:rPr>
          <w:rFonts w:eastAsia="楷体_GB2312"/>
          <w:sz w:val="28"/>
          <w:szCs w:val="28"/>
        </w:rPr>
        <w:t>实验项目类型</w:t>
      </w:r>
      <w:r>
        <w:rPr>
          <w:rFonts w:eastAsia="楷体_GB2312"/>
          <w:sz w:val="28"/>
          <w:szCs w:val="28"/>
          <w:u w:val="single"/>
        </w:rPr>
        <w:t xml:space="preserve"> </w:t>
      </w:r>
      <w:r>
        <w:rPr>
          <w:rFonts w:hint="eastAsia" w:eastAsia="楷体_GB2312"/>
          <w:sz w:val="28"/>
          <w:szCs w:val="28"/>
          <w:u w:val="single"/>
        </w:rPr>
        <w:t>验证</w:t>
      </w:r>
      <w:r>
        <w:rPr>
          <w:rFonts w:eastAsia="楷体_GB2312"/>
          <w:sz w:val="28"/>
          <w:szCs w:val="28"/>
          <w:u w:val="single"/>
        </w:rPr>
        <w:t xml:space="preserve"> </w:t>
      </w:r>
    </w:p>
    <w:p w14:paraId="2AC5DD74">
      <w:pPr>
        <w:numPr>
          <w:ins w:id="0" w:author="MC SYSTEM" w:date="2006-06-11T14:06:00Z"/>
        </w:numPr>
        <w:spacing w:line="420" w:lineRule="exact"/>
        <w:rPr>
          <w:rFonts w:eastAsia="楷体_GB2312"/>
          <w:sz w:val="28"/>
          <w:szCs w:val="28"/>
          <w:u w:val="single"/>
        </w:rPr>
      </w:pPr>
      <w:r>
        <w:rPr>
          <w:rFonts w:eastAsia="楷体_GB2312"/>
          <w:sz w:val="28"/>
          <w:szCs w:val="28"/>
        </w:rPr>
        <w:t>实验地点</w:t>
      </w:r>
      <w:r>
        <w:rPr>
          <w:rFonts w:eastAsia="楷体_GB2312"/>
          <w:sz w:val="28"/>
          <w:szCs w:val="28"/>
          <w:u w:val="single"/>
        </w:rPr>
        <w:t xml:space="preserve">  </w:t>
      </w:r>
      <w:r>
        <w:rPr>
          <w:rFonts w:hint="eastAsia" w:eastAsia="楷体_GB2312"/>
          <w:sz w:val="28"/>
          <w:szCs w:val="28"/>
          <w:u w:val="single"/>
          <w:lang w:val="en-US" w:eastAsia="zh-CN"/>
        </w:rPr>
        <w:t>教108</w:t>
      </w:r>
      <w:r>
        <w:rPr>
          <w:rFonts w:eastAsia="楷体_GB2312"/>
          <w:sz w:val="28"/>
          <w:szCs w:val="28"/>
          <w:u w:val="single"/>
        </w:rPr>
        <w:t xml:space="preserve">  </w:t>
      </w:r>
      <w:r>
        <w:rPr>
          <w:rFonts w:eastAsia="楷体_GB2312"/>
          <w:sz w:val="28"/>
          <w:szCs w:val="28"/>
        </w:rPr>
        <w:t>学院</w:t>
      </w:r>
      <w:r>
        <w:rPr>
          <w:rFonts w:eastAsia="楷体_GB2312"/>
          <w:sz w:val="28"/>
          <w:szCs w:val="28"/>
          <w:u w:val="single"/>
        </w:rPr>
        <w:t xml:space="preserve"> </w:t>
      </w:r>
      <w:r>
        <w:rPr>
          <w:rFonts w:hint="eastAsia" w:eastAsia="楷体_GB2312"/>
          <w:sz w:val="28"/>
          <w:szCs w:val="28"/>
          <w:u w:val="single"/>
          <w:lang w:val="en-US" w:eastAsia="zh-CN"/>
        </w:rPr>
        <w:t>国际能源学院</w:t>
      </w:r>
      <w:r>
        <w:rPr>
          <w:rFonts w:eastAsia="楷体_GB2312"/>
          <w:sz w:val="28"/>
          <w:szCs w:val="28"/>
          <w:u w:val="single"/>
        </w:rPr>
        <w:t xml:space="preserve">  </w:t>
      </w:r>
      <w:r>
        <w:rPr>
          <w:rFonts w:eastAsia="楷体_GB2312"/>
          <w:sz w:val="28"/>
          <w:szCs w:val="28"/>
        </w:rPr>
        <w:t>专业</w:t>
      </w:r>
      <w:r>
        <w:rPr>
          <w:rFonts w:eastAsia="楷体_GB2312"/>
          <w:sz w:val="28"/>
          <w:szCs w:val="28"/>
          <w:u w:val="single"/>
        </w:rPr>
        <w:t xml:space="preserve">  </w:t>
      </w:r>
      <w:r>
        <w:rPr>
          <w:rFonts w:hint="eastAsia" w:eastAsia="楷体_GB2312"/>
          <w:sz w:val="28"/>
          <w:szCs w:val="28"/>
          <w:u w:val="single"/>
          <w:lang w:val="en-US" w:eastAsia="zh-CN"/>
        </w:rPr>
        <w:t xml:space="preserve">    自动化</w:t>
      </w:r>
      <w:r>
        <w:rPr>
          <w:rFonts w:eastAsia="楷体_GB2312"/>
          <w:sz w:val="28"/>
          <w:szCs w:val="28"/>
          <w:u w:val="single"/>
        </w:rPr>
        <w:t xml:space="preserve"> </w:t>
      </w:r>
      <w:r>
        <w:rPr>
          <w:rFonts w:hint="eastAsia" w:eastAsia="楷体_GB2312"/>
          <w:sz w:val="28"/>
          <w:szCs w:val="28"/>
          <w:u w:val="single"/>
        </w:rPr>
        <w:t xml:space="preserve"> </w:t>
      </w:r>
      <w:r>
        <w:rPr>
          <w:rFonts w:eastAsia="楷体_GB2312"/>
          <w:sz w:val="28"/>
          <w:szCs w:val="28"/>
          <w:u w:val="single"/>
        </w:rPr>
        <w:t xml:space="preserve">          </w:t>
      </w:r>
      <w:r>
        <w:rPr>
          <w:rFonts w:eastAsia="楷体_GB2312"/>
          <w:sz w:val="28"/>
          <w:szCs w:val="28"/>
        </w:rPr>
        <w:t xml:space="preserve">  </w:t>
      </w:r>
    </w:p>
    <w:p w14:paraId="11A0E0B1">
      <w:pPr>
        <w:spacing w:line="420" w:lineRule="exact"/>
        <w:ind w:left="280" w:hanging="280" w:hangingChars="100"/>
        <w:rPr>
          <w:rFonts w:hint="eastAsia" w:eastAsia="楷体_GB2312"/>
          <w:sz w:val="28"/>
          <w:szCs w:val="28"/>
          <w:u w:val="single"/>
        </w:rPr>
      </w:pPr>
      <w:r>
        <w:rPr>
          <w:rFonts w:eastAsia="楷体_GB2312"/>
          <w:sz w:val="28"/>
          <w:szCs w:val="28"/>
        </w:rPr>
        <w:t>学生姓名</w:t>
      </w:r>
      <w:r>
        <w:rPr>
          <w:rFonts w:hint="eastAsia" w:eastAsia="楷体_GB2312"/>
          <w:sz w:val="28"/>
          <w:szCs w:val="28"/>
          <w:u w:val="single"/>
          <w:lang w:val="en-US" w:eastAsia="zh-CN"/>
        </w:rPr>
        <w:t xml:space="preserve"> 陈亿锋 </w:t>
      </w:r>
      <w:r>
        <w:rPr>
          <w:rFonts w:eastAsia="楷体_GB2312"/>
          <w:sz w:val="28"/>
          <w:szCs w:val="28"/>
        </w:rPr>
        <w:t>学号</w:t>
      </w:r>
      <w:r>
        <w:rPr>
          <w:rFonts w:eastAsia="楷体_GB2312"/>
          <w:sz w:val="28"/>
          <w:szCs w:val="28"/>
          <w:u w:val="single"/>
        </w:rPr>
        <w:t xml:space="preserve"> </w:t>
      </w:r>
      <w:r>
        <w:rPr>
          <w:rFonts w:hint="eastAsia" w:eastAsia="楷体_GB2312"/>
          <w:sz w:val="28"/>
          <w:szCs w:val="28"/>
          <w:u w:val="single"/>
          <w:lang w:val="en-US" w:eastAsia="zh-CN"/>
        </w:rPr>
        <w:t>2023101159</w:t>
      </w:r>
      <w:r>
        <w:rPr>
          <w:rFonts w:eastAsia="楷体_GB2312"/>
          <w:sz w:val="28"/>
          <w:szCs w:val="28"/>
          <w:u w:val="single"/>
        </w:rPr>
        <w:t xml:space="preserve"> </w:t>
      </w:r>
      <w:r>
        <w:rPr>
          <w:rFonts w:eastAsia="楷体_GB2312"/>
          <w:sz w:val="28"/>
          <w:szCs w:val="28"/>
        </w:rPr>
        <w:t>实验时间</w:t>
      </w:r>
      <w:r>
        <w:rPr>
          <w:rFonts w:hint="eastAsia" w:eastAsia="楷体_GB2312"/>
          <w:sz w:val="28"/>
          <w:szCs w:val="28"/>
          <w:u w:val="single"/>
        </w:rPr>
        <w:t xml:space="preserve"> </w:t>
      </w:r>
      <w:r>
        <w:rPr>
          <w:rFonts w:hint="eastAsia" w:eastAsia="楷体_GB2312"/>
          <w:sz w:val="28"/>
          <w:szCs w:val="28"/>
          <w:u w:val="single"/>
          <w:lang w:val="en-US" w:eastAsia="zh-CN"/>
        </w:rPr>
        <w:t>2026</w:t>
      </w:r>
      <w:r>
        <w:rPr>
          <w:rFonts w:hint="eastAsia" w:eastAsia="楷体_GB2312"/>
          <w:sz w:val="28"/>
          <w:szCs w:val="28"/>
          <w:u w:val="single"/>
        </w:rPr>
        <w:t xml:space="preserve"> </w:t>
      </w:r>
      <w:r>
        <w:rPr>
          <w:rFonts w:eastAsia="楷体_GB2312"/>
          <w:sz w:val="28"/>
          <w:szCs w:val="28"/>
        </w:rPr>
        <w:t>年</w:t>
      </w:r>
      <w:r>
        <w:rPr>
          <w:rFonts w:hint="eastAsia" w:eastAsia="楷体_GB2312"/>
          <w:sz w:val="28"/>
          <w:szCs w:val="28"/>
          <w:u w:val="single"/>
        </w:rPr>
        <w:t xml:space="preserve"> </w:t>
      </w:r>
      <w:r>
        <w:rPr>
          <w:rFonts w:hint="eastAsia" w:eastAsia="楷体_GB2312"/>
          <w:sz w:val="28"/>
          <w:szCs w:val="28"/>
          <w:u w:val="single"/>
          <w:lang w:val="en-US" w:eastAsia="zh-CN"/>
        </w:rPr>
        <w:t>3</w:t>
      </w:r>
      <w:r>
        <w:rPr>
          <w:rFonts w:hint="eastAsia" w:eastAsia="楷体_GB2312"/>
          <w:sz w:val="28"/>
          <w:szCs w:val="28"/>
          <w:u w:val="single"/>
        </w:rPr>
        <w:t xml:space="preserve"> </w:t>
      </w:r>
      <w:r>
        <w:rPr>
          <w:rFonts w:eastAsia="楷体_GB2312"/>
          <w:sz w:val="28"/>
          <w:szCs w:val="28"/>
        </w:rPr>
        <w:t>月</w:t>
      </w:r>
      <w:r>
        <w:rPr>
          <w:rFonts w:hint="eastAsia" w:eastAsia="楷体_GB2312"/>
          <w:sz w:val="28"/>
          <w:szCs w:val="28"/>
          <w:u w:val="single"/>
        </w:rPr>
        <w:t xml:space="preserve"> </w:t>
      </w:r>
      <w:r>
        <w:rPr>
          <w:rFonts w:hint="eastAsia" w:eastAsia="楷体_GB2312"/>
          <w:sz w:val="28"/>
          <w:szCs w:val="28"/>
          <w:u w:val="single"/>
          <w:lang w:val="en-US" w:eastAsia="zh-CN"/>
        </w:rPr>
        <w:t>28</w:t>
      </w:r>
      <w:r>
        <w:rPr>
          <w:rFonts w:hint="eastAsia" w:eastAsia="楷体_GB2312"/>
          <w:sz w:val="28"/>
          <w:szCs w:val="28"/>
          <w:u w:val="single"/>
        </w:rPr>
        <w:t xml:space="preserve"> </w:t>
      </w:r>
      <w:r>
        <w:rPr>
          <w:rFonts w:eastAsia="楷体_GB2312"/>
          <w:sz w:val="28"/>
          <w:szCs w:val="28"/>
        </w:rPr>
        <w:t>日</w:t>
      </w:r>
      <w:r>
        <w:rPr>
          <w:rFonts w:hint="eastAsia" w:eastAsia="楷体_GB2312"/>
          <w:sz w:val="28"/>
          <w:szCs w:val="28"/>
        </w:rPr>
        <w:t xml:space="preserve"> </w:t>
      </w:r>
    </w:p>
    <w:p w14:paraId="058183BD">
      <w:pPr>
        <w:rPr>
          <w:rFonts w:hint="eastAsia"/>
        </w:rPr>
      </w:pPr>
      <w:r>
        <w:rPr>
          <w:rFonts w:hint="eastAsia"/>
          <w:b/>
          <w:bCs/>
          <w:sz w:val="28"/>
          <w:szCs w:val="28"/>
        </w:rPr>
        <w:t>一、实验目的</w:t>
      </w:r>
    </w:p>
    <w:p w14:paraId="63A39AA1">
      <w:pPr>
        <w:rPr>
          <w:rFonts w:hint="eastAsia"/>
        </w:rPr>
      </w:pPr>
      <w:r>
        <w:rPr>
          <w:rFonts w:hint="eastAsia"/>
        </w:rPr>
        <w:t>1. 掌握基于 Python+OpenCV 的数字图像基础处理方法，实现图像的网络获取、退化处理、增强操作及结果可视化。</w:t>
      </w:r>
    </w:p>
    <w:p w14:paraId="6DB69C1D">
      <w:pPr>
        <w:rPr>
          <w:rFonts w:hint="eastAsia"/>
        </w:rPr>
      </w:pPr>
      <w:r>
        <w:rPr>
          <w:rFonts w:hint="eastAsia"/>
        </w:rPr>
        <w:t>2. 自行实现均值滤波模块，理解数字图像滤波的卷积运算与边缘填充原理，不依赖现成接口完成核心功能开发。</w:t>
      </w:r>
    </w:p>
    <w:p w14:paraId="49564C82">
      <w:pPr>
        <w:rPr>
          <w:rFonts w:hint="eastAsia"/>
        </w:rPr>
      </w:pPr>
      <w:r>
        <w:rPr>
          <w:rFonts w:hint="eastAsia"/>
        </w:rPr>
        <w:t>3. 实现滤波→均衡与均衡→滤波两种组合增强处理，对比不同处理顺序对低对比度、高斯噪声、椒盐噪声三类图像的增强效果。</w:t>
      </w:r>
    </w:p>
    <w:p w14:paraId="5D879B57">
      <w:pPr>
        <w:rPr>
          <w:rFonts w:hint="eastAsia"/>
        </w:rPr>
      </w:pPr>
      <w:r>
        <w:rPr>
          <w:rFonts w:hint="eastAsia"/>
        </w:rPr>
        <w:t>4. 掌握 PSNR（峰值信噪比）、SSIM（结构相似性）两项定量评价指标的应用，实现图像增强效果的客观评估，结合直方图完成主观视觉分析。</w:t>
      </w:r>
    </w:p>
    <w:p w14:paraId="32D283A5">
      <w:pPr>
        <w:rPr>
          <w:rFonts w:hint="eastAsia"/>
        </w:rPr>
      </w:pPr>
      <w:r>
        <w:rPr>
          <w:rFonts w:hint="eastAsia"/>
        </w:rPr>
        <w:t>5. 理解直方图均衡化、高斯滤波、中值滤波、图像锐化等基础增强方法的原理与适用场景，明确图像退化类型与增强方法的匹配逻辑。</w:t>
      </w:r>
    </w:p>
    <w:p w14:paraId="6D025A0D">
      <w:pPr>
        <w:rPr>
          <w:rFonts w:hint="eastAsia"/>
        </w:rPr>
      </w:pPr>
    </w:p>
    <w:p w14:paraId="76F6EF23">
      <w:pPr>
        <w:rPr>
          <w:rFonts w:hint="eastAsia"/>
        </w:rPr>
      </w:pPr>
      <w:r>
        <w:rPr>
          <w:rFonts w:hint="eastAsia"/>
          <w:b/>
          <w:bCs/>
          <w:sz w:val="28"/>
          <w:szCs w:val="28"/>
        </w:rPr>
        <w:t xml:space="preserve"> 二、实验环境</w:t>
      </w:r>
    </w:p>
    <w:p w14:paraId="67DD4CB9">
      <w:pPr>
        <w:rPr>
          <w:rFonts w:hint="eastAsia"/>
        </w:rPr>
      </w:pPr>
      <w:r>
        <w:rPr>
          <w:rFonts w:hint="eastAsia"/>
        </w:rPr>
        <w:t>通用计算机（兼容 Windows 11、Linux Ubuntu 18.04+，WSL 环境需支持图形依赖）。</w:t>
      </w:r>
    </w:p>
    <w:p w14:paraId="4CF1F776">
      <w:pPr>
        <w:rPr>
          <w:rFonts w:hint="eastAsia"/>
        </w:rPr>
      </w:pPr>
      <w:r>
        <w:rPr>
          <w:rFonts w:hint="eastAsia"/>
        </w:rPr>
        <w:t xml:space="preserve"> 2.2 软件环境</w:t>
      </w:r>
    </w:p>
    <w:p w14:paraId="36B41302">
      <w:pPr>
        <w:rPr>
          <w:rFonts w:hint="eastAsia"/>
        </w:rPr>
      </w:pPr>
      <w:r>
        <w:rPr>
          <w:rFonts w:hint="eastAsia"/>
        </w:rPr>
        <w:t>- 编程语言：Python 3.7 及以上（推荐 3.8-3.10）</w:t>
      </w:r>
    </w:p>
    <w:p w14:paraId="32D6C942">
      <w:pPr>
        <w:rPr>
          <w:rFonts w:hint="eastAsia"/>
        </w:rPr>
      </w:pPr>
      <w:r>
        <w:rPr>
          <w:rFonts w:hint="eastAsia"/>
        </w:rPr>
        <w:t>- 核心依赖库：</w:t>
      </w:r>
    </w:p>
    <w:p w14:paraId="6499C820">
      <w:pPr>
        <w:rPr>
          <w:rFonts w:hint="eastAsia"/>
        </w:rPr>
      </w:pPr>
      <w:r>
        <w:rPr>
          <w:rFonts w:hint="eastAsia"/>
        </w:rPr>
        <w:t xml:space="preserve">  - OpenCV-Python 4.8.1.78：图像读取、处理、保存</w:t>
      </w:r>
    </w:p>
    <w:p w14:paraId="19C5D391">
      <w:pPr>
        <w:rPr>
          <w:rFonts w:hint="eastAsia"/>
        </w:rPr>
      </w:pPr>
      <w:r>
        <w:rPr>
          <w:rFonts w:hint="eastAsia"/>
        </w:rPr>
        <w:t xml:space="preserve">  - NumPy 1.24.3：图像数组运算、噪声生成、卷积实现</w:t>
      </w:r>
    </w:p>
    <w:p w14:paraId="641F037B">
      <w:pPr>
        <w:rPr>
          <w:rFonts w:hint="eastAsia"/>
        </w:rPr>
      </w:pPr>
      <w:r>
        <w:rPr>
          <w:rFonts w:hint="eastAsia"/>
        </w:rPr>
        <w:t xml:space="preserve">  - Matplotlib 3.7.2：图像可视化、直方图绘制</w:t>
      </w:r>
    </w:p>
    <w:p w14:paraId="17DEB5F3">
      <w:pPr>
        <w:rPr>
          <w:rFonts w:hint="eastAsia"/>
        </w:rPr>
      </w:pPr>
      <w:r>
        <w:rPr>
          <w:rFonts w:hint="eastAsia"/>
        </w:rPr>
        <w:t xml:space="preserve">  - scikit-image 0.21.0：PSNR、SSIM 定量指标计算</w:t>
      </w:r>
    </w:p>
    <w:p w14:paraId="442626D6">
      <w:pPr>
        <w:rPr>
          <w:rFonts w:hint="eastAsia"/>
        </w:rPr>
      </w:pPr>
      <w:r>
        <w:rPr>
          <w:rFonts w:hint="eastAsia"/>
        </w:rPr>
        <w:t xml:space="preserve"> 2.3 环境配置</w:t>
      </w:r>
    </w:p>
    <w:p w14:paraId="021CC40B">
      <w:pPr>
        <w:rPr>
          <w:rFonts w:hint="eastAsia"/>
        </w:rPr>
      </w:pPr>
      <w:r>
        <w:rPr>
          <w:rFonts w:hint="eastAsia"/>
        </w:rPr>
        <w:t xml:space="preserve"> 虚拟环境激活（Linux WSL 示例）</w:t>
      </w:r>
    </w:p>
    <w:p w14:paraId="43E1A650">
      <w:pPr>
        <w:rPr>
          <w:rFonts w:hint="eastAsia"/>
        </w:rPr>
      </w:pPr>
      <w:r>
        <w:rPr>
          <w:rFonts w:hint="eastAsia"/>
        </w:rPr>
        <w:t>source .venv-basic/bin/activate</w:t>
      </w:r>
    </w:p>
    <w:p w14:paraId="78437811">
      <w:pPr>
        <w:rPr>
          <w:rFonts w:hint="eastAsia"/>
        </w:rPr>
      </w:pPr>
      <w:r>
        <w:rPr>
          <w:rFonts w:hint="eastAsia"/>
        </w:rPr>
        <w:t xml:space="preserve"> 依赖安装（清华镜像源，解决网络问题）</w:t>
      </w:r>
    </w:p>
    <w:p w14:paraId="0018C798">
      <w:pPr>
        <w:rPr>
          <w:rFonts w:hint="eastAsia"/>
        </w:rPr>
      </w:pPr>
      <w:r>
        <w:rPr>
          <w:rFonts w:hint="eastAsia"/>
        </w:rPr>
        <w:t>pip install opencv-python numpy matplotlib scikit-image -i https://pypi.tuna.tsinghua.edu.cn/simple</w:t>
      </w:r>
    </w:p>
    <w:p w14:paraId="143653C0">
      <w:pPr>
        <w:rPr>
          <w:rFonts w:hint="eastAsia"/>
        </w:rPr>
      </w:pPr>
      <w:r>
        <w:rPr>
          <w:rFonts w:hint="eastAsia"/>
        </w:rPr>
        <w:t xml:space="preserve"> WSL 图形依赖安装</w:t>
      </w:r>
    </w:p>
    <w:p w14:paraId="49B6D1E8">
      <w:pPr>
        <w:rPr>
          <w:rFonts w:hint="eastAsia"/>
        </w:rPr>
      </w:pPr>
      <w:r>
        <w:rPr>
          <w:rFonts w:hint="eastAsia"/>
        </w:rPr>
        <w:t>sudo apt install python3-tk libgtk2.0-0 -y</w:t>
      </w:r>
    </w:p>
    <w:p w14:paraId="46637D15">
      <w:pPr>
        <w:rPr>
          <w:rFonts w:hint="eastAsia"/>
        </w:rPr>
      </w:pPr>
      <w:r>
        <w:rPr>
          <w:rFonts w:hint="eastAsia"/>
          <w:b/>
          <w:bCs/>
          <w:sz w:val="28"/>
          <w:szCs w:val="28"/>
        </w:rPr>
        <w:t xml:space="preserve"> 三、实验原理</w:t>
      </w:r>
    </w:p>
    <w:p w14:paraId="1B79F099">
      <w:pPr>
        <w:rPr>
          <w:rFonts w:hint="eastAsia"/>
          <w:b/>
          <w:bCs/>
        </w:rPr>
      </w:pPr>
      <w:r>
        <w:rPr>
          <w:rFonts w:hint="eastAsia"/>
          <w:b/>
          <w:bCs/>
        </w:rPr>
        <w:t xml:space="preserve"> 3.1 图像退化处理</w:t>
      </w:r>
    </w:p>
    <w:p w14:paraId="6F6CC0FD">
      <w:pPr>
        <w:rPr>
          <w:rFonts w:hint="eastAsia"/>
        </w:rPr>
      </w:pPr>
      <w:r>
        <w:rPr>
          <w:rFonts w:hint="eastAsia"/>
        </w:rPr>
        <w:t>低对比度图像：通过灰度值缩放（×0.4）与偏移（+80）压缩灰度动态范围，使像素值集中在窄区间，模拟自然场景中的低对比度图像。实现方法为 `img = np.clip(img  0.4 + 80, 0, 255)`。</w:t>
      </w:r>
    </w:p>
    <w:p w14:paraId="51B547EA">
      <w:pPr>
        <w:rPr>
          <w:rFonts w:hint="eastAsia"/>
        </w:rPr>
      </w:pPr>
    </w:p>
    <w:p w14:paraId="16A5AB16">
      <w:pPr>
        <w:rPr>
          <w:rFonts w:hint="eastAsia"/>
        </w:rPr>
      </w:pPr>
      <w:r>
        <w:rPr>
          <w:rFonts w:hint="eastAsia"/>
        </w:rPr>
        <w:t>高斯噪声：生成服从正态分布 N(0,25) 的噪声，叠加到原始图像后通过 `np.clip` 限制像素值在 0-255，模拟图像采集过程中的电子噪声。实现方法为 `noise = np.random.normal(0, 25, img.shape)`。</w:t>
      </w:r>
    </w:p>
    <w:p w14:paraId="31D0DFF3">
      <w:pPr>
        <w:rPr>
          <w:rFonts w:hint="eastAsia"/>
        </w:rPr>
      </w:pPr>
      <w:r>
        <w:rPr>
          <w:rFonts w:hint="eastAsia"/>
        </w:rPr>
        <w:t>椒盐噪声：生成 2% 占比的随机黑白脉冲噪声点（白点 255、黑点 0），模拟图像传输或量化过程中的脉冲干扰。实现方法为 `salt = np.random.rand(img.shape) &lt; 0.02`。</w:t>
      </w:r>
    </w:p>
    <w:p w14:paraId="08477A99">
      <w:pPr>
        <w:rPr>
          <w:rFonts w:hint="eastAsia"/>
          <w:b/>
          <w:bCs/>
        </w:rPr>
      </w:pPr>
      <w:r>
        <w:rPr>
          <w:rFonts w:hint="eastAsia"/>
          <w:b/>
          <w:bCs/>
        </w:rPr>
        <w:t xml:space="preserve"> 3.2 手动均值滤波</w:t>
      </w:r>
    </w:p>
    <w:p w14:paraId="402BB0DC">
      <w:pPr>
        <w:rPr>
          <w:rFonts w:hint="eastAsia"/>
        </w:rPr>
      </w:pPr>
      <w:r>
        <w:rPr>
          <w:rFonts w:hint="eastAsia"/>
        </w:rPr>
        <w:t>均值滤波是线性平滑滤波的核心方法，通过计算像素邻域的灰度均值替代原像素值，实现噪声抑制与图像平滑。本次实验自行实现的核心逻辑包括：</w:t>
      </w:r>
    </w:p>
    <w:p w14:paraId="79E89D4C">
      <w:pPr>
        <w:rPr>
          <w:rFonts w:hint="eastAsia"/>
        </w:rPr>
      </w:pPr>
      <w:r>
        <w:rPr>
          <w:rFonts w:hint="eastAsia"/>
        </w:rPr>
        <w:t>- 边缘填充：采用 `edge` 模式对图像进行填充，避免边界像素邻域缺失导致的处理误差</w:t>
      </w:r>
    </w:p>
    <w:p w14:paraId="235B53BC">
      <w:pPr>
        <w:rPr>
          <w:rFonts w:hint="eastAsia"/>
        </w:rPr>
      </w:pPr>
      <w:r>
        <w:rPr>
          <w:rFonts w:hint="eastAsia"/>
        </w:rPr>
        <w:t>- 卷积运算：通过双重循环遍历每个像素，计算 3×3 邻域内的像素均值</w:t>
      </w:r>
    </w:p>
    <w:p w14:paraId="61FFE5C4">
      <w:pPr>
        <w:rPr>
          <w:rFonts w:hint="eastAsia"/>
        </w:rPr>
      </w:pPr>
      <w:r>
        <w:rPr>
          <w:rFonts w:hint="eastAsia"/>
        </w:rPr>
        <w:t>- 精度保证：采用浮点型计算均值，最后裁剪并转换为 8 位无符号整型（uint8），避免像素值溢出与精度丢失</w:t>
      </w:r>
    </w:p>
    <w:p w14:paraId="43C024BF">
      <w:pPr>
        <w:rPr>
          <w:rFonts w:hint="eastAsia"/>
        </w:rPr>
      </w:pPr>
      <w:r>
        <w:rPr>
          <w:rFonts w:hint="eastAsia"/>
          <w:b/>
          <w:bCs/>
        </w:rPr>
        <w:t xml:space="preserve"> 3.3 直方图均衡化</w:t>
      </w:r>
    </w:p>
    <w:p w14:paraId="2D9F61D6">
      <w:pPr>
        <w:ind w:firstLine="420" w:firstLineChars="200"/>
        <w:rPr>
          <w:rFonts w:hint="eastAsia"/>
        </w:rPr>
      </w:pPr>
      <w:r>
        <w:rPr>
          <w:rFonts w:hint="eastAsia"/>
        </w:rPr>
        <w:t>通过拉伸图像灰度值的动态范围，使灰度值均匀分布，提升图像整体对比度。全局直方图均衡化适用于整体低对比度图像，CLAHE（限制对比度自适应直方图均衡）通过分块处理避免局部过曝，提升增强效果的自然度。</w:t>
      </w:r>
    </w:p>
    <w:p w14:paraId="208E2BD9">
      <w:pPr>
        <w:rPr>
          <w:rFonts w:hint="eastAsia"/>
          <w:b/>
          <w:bCs/>
        </w:rPr>
      </w:pPr>
      <w:r>
        <w:rPr>
          <w:rFonts w:hint="eastAsia"/>
          <w:b/>
          <w:bCs/>
        </w:rPr>
        <w:t xml:space="preserve"> 3.4 组合增强处理</w:t>
      </w:r>
    </w:p>
    <w:p w14:paraId="5B71E948">
      <w:pPr>
        <w:rPr>
          <w:rFonts w:hint="eastAsia"/>
        </w:rPr>
      </w:pPr>
      <w:r>
        <w:rPr>
          <w:rFonts w:hint="eastAsia"/>
        </w:rPr>
        <w:t>- 滤波→均衡：先通过均值滤波抑制图像噪声，再进行直方图均衡化提升对比度，避免均衡化将噪声放大</w:t>
      </w:r>
    </w:p>
    <w:p w14:paraId="156E30DD">
      <w:pPr>
        <w:rPr>
          <w:rFonts w:hint="eastAsia"/>
        </w:rPr>
      </w:pPr>
      <w:r>
        <w:rPr>
          <w:rFonts w:hint="eastAsia"/>
        </w:rPr>
        <w:t>- 均衡→滤波：先通过均衡化拉伸灰度范围提升对比度，再进行均值滤波平滑图像，保留增强后的细节特征</w:t>
      </w:r>
    </w:p>
    <w:p w14:paraId="7F80F20C">
      <w:pPr>
        <w:rPr>
          <w:rFonts w:hint="eastAsia"/>
          <w:b/>
          <w:bCs/>
        </w:rPr>
      </w:pPr>
      <w:r>
        <w:rPr>
          <w:rFonts w:hint="eastAsia"/>
          <w:b/>
          <w:bCs/>
        </w:rPr>
        <w:t xml:space="preserve"> 3.5 定量评价指标</w:t>
      </w:r>
    </w:p>
    <w:p w14:paraId="60AADC19">
      <w:pPr>
        <w:ind w:firstLine="420" w:firstLineChars="200"/>
        <w:rPr>
          <w:rFonts w:hint="eastAsia"/>
        </w:rPr>
      </w:pPr>
      <w:r>
        <w:rPr>
          <w:rFonts w:hint="eastAsia"/>
        </w:rPr>
        <w:t>PSNR（峰值信噪比）：单位为 dB，计算公式为 $PSNR = 20 \cdot \log_{10}(\frac{255}{\sqrt{MSE}})$，其中 MSE 为原图像与处理后图像的均方误差。PSNR 值越高，图像保真度越好，噪声抑制效果越佳。</w:t>
      </w:r>
    </w:p>
    <w:p w14:paraId="7FD74835">
      <w:pPr>
        <w:ind w:firstLine="420" w:firstLineChars="200"/>
        <w:rPr>
          <w:rFonts w:hint="eastAsia"/>
        </w:rPr>
      </w:pPr>
      <w:r>
        <w:rPr>
          <w:rFonts w:hint="eastAsia"/>
        </w:rPr>
        <w:t>SSIM（结构相似性）：取值范围 0-1，从亮度、对比度、结构三个维度评估图像相似性。SSIM 值越高，处理后图像与原图像的结构、纹理保留越完整。</w:t>
      </w:r>
    </w:p>
    <w:p w14:paraId="33E6BFEE">
      <w:pPr>
        <w:rPr>
          <w:rFonts w:hint="eastAsia"/>
        </w:rPr>
      </w:pPr>
      <w:r>
        <w:rPr>
          <w:rFonts w:hint="eastAsia"/>
        </w:rPr>
        <w:t xml:space="preserve"> </w:t>
      </w:r>
      <w:r>
        <w:rPr>
          <w:rFonts w:hint="eastAsia"/>
          <w:b/>
          <w:bCs/>
          <w:sz w:val="28"/>
          <w:szCs w:val="28"/>
        </w:rPr>
        <w:t>四、实验内容与步骤</w:t>
      </w:r>
    </w:p>
    <w:p w14:paraId="750624A4">
      <w:pPr>
        <w:rPr>
          <w:rFonts w:hint="eastAsia"/>
        </w:rPr>
      </w:pPr>
      <w:r>
        <w:rPr>
          <w:rFonts w:hint="eastAsia"/>
        </w:rPr>
        <w:t xml:space="preserve"> 4.1 实验核心代码模块</w:t>
      </w:r>
    </w:p>
    <w:p w14:paraId="215EA401">
      <w:pPr>
        <w:ind w:firstLine="420" w:firstLineChars="200"/>
        <w:rPr>
          <w:rFonts w:hint="eastAsia"/>
        </w:rPr>
      </w:pPr>
      <w:r>
        <w:rPr>
          <w:rFonts w:hint="eastAsia"/>
        </w:rPr>
        <w:t>网络图像自动获取：从指定 URL 下载 3 幅不同类型原始图像（风景、人像、建筑），本地保存为 `network_img_0/1/2.jpg`，若本地已存在则跳过下载，提升程序效率。</w:t>
      </w:r>
    </w:p>
    <w:p w14:paraId="0430A0BD">
      <w:pPr>
        <w:ind w:firstLine="420" w:firstLineChars="200"/>
        <w:rPr>
          <w:rFonts w:hint="eastAsia"/>
        </w:rPr>
      </w:pPr>
      <w:r>
        <w:rPr>
          <w:rFonts w:hint="eastAsia"/>
        </w:rPr>
        <w:t>图像退化处理：将 3 幅原始图像分别处理为低对比度、高斯噪声、椒盐噪声三类待增强图像，为后续对比实验提供测试样本。</w:t>
      </w:r>
    </w:p>
    <w:p w14:paraId="7223BE77">
      <w:pPr>
        <w:rPr>
          <w:rFonts w:hint="eastAsia"/>
        </w:rPr>
      </w:pPr>
    </w:p>
    <w:p w14:paraId="19B1E1A0">
      <w:pPr>
        <w:ind w:firstLine="420" w:firstLineChars="200"/>
        <w:rPr>
          <w:rFonts w:hint="eastAsia"/>
        </w:rPr>
      </w:pPr>
      <w:r>
        <w:rPr>
          <w:rFonts w:hint="eastAsia"/>
        </w:rPr>
        <w:t>自研均值滤波模块：实现 `manual_mean_filter` 函数，完成卷积运算与边缘填充，替代 OpenCV 现成接口 `cv2.blur`。</w:t>
      </w:r>
    </w:p>
    <w:p w14:paraId="31458D93">
      <w:pPr>
        <w:rPr>
          <w:rFonts w:hint="eastAsia"/>
        </w:rPr>
      </w:pPr>
      <w:r>
        <w:rPr>
          <w:rFonts w:hint="eastAsia"/>
        </w:rPr>
        <w:t>多方法图像增强：实现全局直方图均衡、CLAHE、手动均值滤波、高斯滤波、中值滤波、图像锐化 6 种基础方法，及滤波→均衡、均衡→滤波 2 种组合方法，共 8 种处理方式</w:t>
      </w:r>
    </w:p>
    <w:p w14:paraId="7F431614">
      <w:pPr>
        <w:ind w:firstLine="420" w:firstLineChars="200"/>
        <w:rPr>
          <w:rFonts w:hint="eastAsia"/>
        </w:rPr>
      </w:pPr>
      <w:r>
        <w:rPr>
          <w:rFonts w:hint="eastAsia"/>
        </w:rPr>
        <w:t>定量评价：实现 `evaluate` 函数，计算每种处理方法的 PSNR 与 SSIM 值，完成客观效果评估。</w:t>
      </w:r>
    </w:p>
    <w:p w14:paraId="68C55029">
      <w:pPr>
        <w:ind w:firstLine="420" w:firstLineChars="200"/>
        <w:rPr>
          <w:rFonts w:hint="eastAsia"/>
        </w:rPr>
      </w:pPr>
      <w:r>
        <w:rPr>
          <w:rFonts w:hint="eastAsia"/>
        </w:rPr>
        <w:t>结果可视化：实现 `plot_results` 函数，绘制原始图像、原始直方图及所有增强处理结果，保存为可视化图片文件，完成主观视觉分析。</w:t>
      </w:r>
    </w:p>
    <w:p w14:paraId="5A2CA0D3">
      <w:pPr>
        <w:rPr>
          <w:rFonts w:hint="eastAsia"/>
        </w:rPr>
      </w:pPr>
      <w:r>
        <w:rPr>
          <w:rFonts w:hint="eastAsia"/>
        </w:rPr>
        <w:t xml:space="preserve"> 4.2 实验运行步骤</w:t>
      </w:r>
    </w:p>
    <w:p w14:paraId="30A5F766">
      <w:pPr>
        <w:rPr>
          <w:rFonts w:hint="eastAsia"/>
        </w:rPr>
      </w:pPr>
      <w:r>
        <w:rPr>
          <w:rFonts w:hint="eastAsia"/>
        </w:rPr>
        <w:t>1. 将核心代码保存为 `main.py`，放在独立项目目录下，保证目录读写权限</w:t>
      </w:r>
    </w:p>
    <w:p w14:paraId="36E4B7ED">
      <w:pPr>
        <w:rPr>
          <w:rFonts w:hint="eastAsia"/>
        </w:rPr>
      </w:pPr>
      <w:r>
        <w:rPr>
          <w:rFonts w:hint="eastAsia"/>
        </w:rPr>
        <w:t>2. 打开终端，切换到项目目录，激活虚拟环境（若使用）</w:t>
      </w:r>
    </w:p>
    <w:p w14:paraId="5757A15B">
      <w:pPr>
        <w:rPr>
          <w:rFonts w:hint="eastAsia"/>
        </w:rPr>
      </w:pPr>
      <w:r>
        <w:rPr>
          <w:rFonts w:hint="eastAsia"/>
        </w:rPr>
        <w:t>3. 执行运行命令：`python3 main.py`（Linux/WSL）/ `python main.py`（Windows）</w:t>
      </w:r>
    </w:p>
    <w:p w14:paraId="07E83AF3">
      <w:pPr>
        <w:rPr>
          <w:rFonts w:hint="eastAsia"/>
        </w:rPr>
      </w:pPr>
      <w:r>
        <w:rPr>
          <w:rFonts w:hint="eastAsia"/>
        </w:rPr>
        <w:t>4. 程序自动完成图像下载、退化处理、增强操作、定量评价与结果保存，终端输出各处理方法的 PSNR 与 SSIM 值</w:t>
      </w:r>
    </w:p>
    <w:p w14:paraId="26131DB8">
      <w:pPr>
        <w:rPr>
          <w:rFonts w:hint="eastAsia"/>
        </w:rPr>
      </w:pPr>
      <w:r>
        <w:rPr>
          <w:rFonts w:hint="eastAsia"/>
        </w:rPr>
        <w:t>5. 查看项目目录下生成的可视化结果图（`result_.png`），分析不同处理方法的增强效果</w:t>
      </w:r>
    </w:p>
    <w:p w14:paraId="70010871">
      <w:pPr>
        <w:rPr>
          <w:rFonts w:hint="eastAsia"/>
        </w:rPr>
      </w:pPr>
      <w:r>
        <w:rPr>
          <w:rFonts w:hint="eastAsia"/>
        </w:rPr>
        <w:t xml:space="preserve"> </w:t>
      </w:r>
      <w:r>
        <w:rPr>
          <w:rFonts w:hint="eastAsia"/>
          <w:b/>
          <w:bCs/>
          <w:sz w:val="28"/>
          <w:szCs w:val="28"/>
        </w:rPr>
        <w:t>五、实验结果与分析</w:t>
      </w:r>
    </w:p>
    <w:p w14:paraId="37ABB1E6">
      <w:pPr>
        <w:ind w:firstLine="420" w:firstLineChars="200"/>
        <w:rPr>
          <w:rFonts w:hint="eastAsia"/>
        </w:rPr>
      </w:pPr>
      <w:r>
        <w:rPr>
          <w:rFonts w:hint="eastAsia"/>
        </w:rPr>
        <w:t>本次实验选取风景-低对比度、人像-高斯噪声、建筑-椒盐噪声三类图像为测试样本，核心对比滤波→均衡与均衡→滤波两种组合处理的效果，实验定量结果由程序自动计算输出，主观结果通过可视化图与直方图分析。</w:t>
      </w:r>
    </w:p>
    <w:p w14:paraId="10C7CDF7">
      <w:pPr>
        <w:rPr>
          <w:rFonts w:hint="eastAsia"/>
          <w:b/>
          <w:bCs/>
        </w:rPr>
      </w:pPr>
      <w:r>
        <w:rPr>
          <w:rFonts w:hint="eastAsia"/>
          <w:b/>
          <w:bCs/>
        </w:rPr>
        <w:t xml:space="preserve"> 5.1 风景 - 低对比度图像</w:t>
      </w:r>
    </w:p>
    <w:p w14:paraId="39B13BFB">
      <w:pPr>
        <w:jc w:val="center"/>
        <w:rPr>
          <w:rFonts w:hint="eastAsia" w:eastAsiaTheme="minorEastAsia"/>
          <w:b/>
          <w:bCs/>
          <w:lang w:eastAsia="zh-CN"/>
        </w:rPr>
      </w:pPr>
      <w:r>
        <w:rPr>
          <w:rFonts w:hint="eastAsia" w:eastAsiaTheme="minorEastAsia"/>
          <w:b/>
          <w:bCs/>
          <w:lang w:eastAsia="zh-CN"/>
        </w:rPr>
        <w:drawing>
          <wp:inline distT="0" distB="0" distL="114300" distR="114300">
            <wp:extent cx="1910080" cy="1910080"/>
            <wp:effectExtent l="0" t="0" r="635" b="635"/>
            <wp:docPr id="1" name="图片 1" descr="network_img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etwork_img_0"/>
                    <pic:cNvPicPr>
                      <a:picLocks noChangeAspect="1"/>
                    </pic:cNvPicPr>
                  </pic:nvPicPr>
                  <pic:blipFill>
                    <a:blip r:embed="rId4"/>
                    <a:stretch>
                      <a:fillRect/>
                    </a:stretch>
                  </pic:blipFill>
                  <pic:spPr>
                    <a:xfrm>
                      <a:off x="0" y="0"/>
                      <a:ext cx="1910080" cy="1910080"/>
                    </a:xfrm>
                    <a:prstGeom prst="rect">
                      <a:avLst/>
                    </a:prstGeom>
                  </pic:spPr>
                </pic:pic>
              </a:graphicData>
            </a:graphic>
          </wp:inline>
        </w:drawing>
      </w:r>
    </w:p>
    <w:p w14:paraId="1828815F">
      <w:pPr>
        <w:jc w:val="center"/>
        <w:rPr>
          <w:rFonts w:hint="eastAsia" w:eastAsiaTheme="minorEastAsia"/>
          <w:b/>
          <w:bCs/>
          <w:lang w:eastAsia="zh-CN"/>
        </w:rPr>
      </w:pPr>
      <w:r>
        <w:rPr>
          <w:rFonts w:hint="eastAsia" w:eastAsiaTheme="minorEastAsia"/>
          <w:b/>
          <w:bCs/>
          <w:lang w:eastAsia="zh-CN"/>
        </w:rPr>
        <w:drawing>
          <wp:inline distT="0" distB="0" distL="114300" distR="114300">
            <wp:extent cx="5266690" cy="3291840"/>
            <wp:effectExtent l="0" t="0" r="1270" b="635"/>
            <wp:docPr id="2" name="图片 2" descr="result_风景-低对比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esult_风景-低对比度"/>
                    <pic:cNvPicPr>
                      <a:picLocks noChangeAspect="1"/>
                    </pic:cNvPicPr>
                  </pic:nvPicPr>
                  <pic:blipFill>
                    <a:blip r:embed="rId5"/>
                    <a:stretch>
                      <a:fillRect/>
                    </a:stretch>
                  </pic:blipFill>
                  <pic:spPr>
                    <a:xfrm>
                      <a:off x="0" y="0"/>
                      <a:ext cx="5266690" cy="3291840"/>
                    </a:xfrm>
                    <a:prstGeom prst="rect">
                      <a:avLst/>
                    </a:prstGeom>
                  </pic:spPr>
                </pic:pic>
              </a:graphicData>
            </a:graphic>
          </wp:inline>
        </w:drawing>
      </w:r>
    </w:p>
    <w:p w14:paraId="67FBB590">
      <w:pPr>
        <w:ind w:firstLine="420" w:firstLineChars="200"/>
        <w:rPr>
          <w:rFonts w:hint="eastAsia"/>
        </w:rPr>
      </w:pPr>
      <w:r>
        <w:rPr>
          <w:rFonts w:hint="eastAsia"/>
        </w:rPr>
        <w:t>定量结果：</w:t>
      </w:r>
    </w:p>
    <w:p w14:paraId="60007D66">
      <w:pPr>
        <w:rPr>
          <w:rFonts w:hint="eastAsia"/>
        </w:rPr>
      </w:pPr>
      <w:r>
        <w:rPr>
          <w:rFonts w:hint="eastAsia"/>
        </w:rPr>
        <w:t>- 滤波→均衡：PSNR = 14.24 dB，SSIM = 0.679</w:t>
      </w:r>
    </w:p>
    <w:p w14:paraId="5BF71304">
      <w:pPr>
        <w:rPr>
          <w:rFonts w:hint="eastAsia"/>
        </w:rPr>
      </w:pPr>
      <w:r>
        <w:rPr>
          <w:rFonts w:hint="eastAsia"/>
        </w:rPr>
        <w:t>- 均衡→滤波：PSNR = 14.58 dB，SSIM = 0.728</w:t>
      </w:r>
    </w:p>
    <w:p w14:paraId="77AA7175">
      <w:pPr>
        <w:ind w:firstLine="420" w:firstLineChars="200"/>
        <w:rPr>
          <w:rFonts w:hint="eastAsia"/>
        </w:rPr>
      </w:pPr>
      <w:r>
        <w:rPr>
          <w:rFonts w:hint="eastAsia"/>
        </w:rPr>
        <w:t>结果分析：低对比度图像的核心问题为灰度值分布集中、整体偏暗，无明显噪声干扰。从定量结果来看，均衡→滤波的 PSNR 与 SSIM 均高于滤波→均衡。先通过直方图均衡化拉伸灰度动态范围，有效提升图像整体对比度，再通过均值滤波平滑图像，消除均衡化可能带来的局部灰度突变，更好地保留了图像的结构特征与保真度。从直方图来看，原始图像灰度峰窄且集中，经均衡化后灰度分布均匀，动态范围扩展至 0-255，对比度提升效果显著。</w:t>
      </w:r>
    </w:p>
    <w:p w14:paraId="5326FBA4">
      <w:pPr>
        <w:rPr>
          <w:rFonts w:hint="eastAsia"/>
          <w:b/>
          <w:bCs/>
        </w:rPr>
      </w:pPr>
      <w:r>
        <w:rPr>
          <w:rFonts w:hint="eastAsia"/>
          <w:b/>
          <w:bCs/>
        </w:rPr>
        <w:t xml:space="preserve"> 5.2 人像 - 高斯噪声图像</w:t>
      </w:r>
    </w:p>
    <w:p w14:paraId="05A56115">
      <w:pPr>
        <w:jc w:val="center"/>
        <w:rPr>
          <w:rFonts w:hint="eastAsia" w:eastAsiaTheme="minorEastAsia"/>
          <w:b/>
          <w:bCs/>
          <w:lang w:eastAsia="zh-CN"/>
        </w:rPr>
      </w:pPr>
      <w:r>
        <w:rPr>
          <w:rFonts w:hint="eastAsia" w:eastAsiaTheme="minorEastAsia"/>
          <w:b/>
          <w:bCs/>
          <w:lang w:eastAsia="zh-CN"/>
        </w:rPr>
        <w:drawing>
          <wp:inline distT="0" distB="0" distL="114300" distR="114300">
            <wp:extent cx="1909445" cy="1909445"/>
            <wp:effectExtent l="0" t="0" r="1270" b="1270"/>
            <wp:docPr id="3" name="图片 3" descr="network_im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network_img_1"/>
                    <pic:cNvPicPr>
                      <a:picLocks noChangeAspect="1"/>
                    </pic:cNvPicPr>
                  </pic:nvPicPr>
                  <pic:blipFill>
                    <a:blip r:embed="rId6"/>
                    <a:stretch>
                      <a:fillRect/>
                    </a:stretch>
                  </pic:blipFill>
                  <pic:spPr>
                    <a:xfrm>
                      <a:off x="0" y="0"/>
                      <a:ext cx="1909445" cy="1909445"/>
                    </a:xfrm>
                    <a:prstGeom prst="rect">
                      <a:avLst/>
                    </a:prstGeom>
                  </pic:spPr>
                </pic:pic>
              </a:graphicData>
            </a:graphic>
          </wp:inline>
        </w:drawing>
      </w:r>
    </w:p>
    <w:p w14:paraId="2C20671D">
      <w:pPr>
        <w:jc w:val="center"/>
        <w:rPr>
          <w:rFonts w:hint="eastAsia" w:eastAsiaTheme="minorEastAsia"/>
          <w:b/>
          <w:bCs/>
          <w:lang w:eastAsia="zh-CN"/>
        </w:rPr>
      </w:pPr>
      <w:r>
        <w:rPr>
          <w:rFonts w:hint="eastAsia" w:eastAsiaTheme="minorEastAsia"/>
          <w:b/>
          <w:bCs/>
          <w:lang w:eastAsia="zh-CN"/>
        </w:rPr>
        <w:drawing>
          <wp:inline distT="0" distB="0" distL="114300" distR="114300">
            <wp:extent cx="5266690" cy="3291840"/>
            <wp:effectExtent l="0" t="0" r="1270" b="635"/>
            <wp:docPr id="4" name="图片 4" descr="result_人像-高斯噪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result_人像-高斯噪声"/>
                    <pic:cNvPicPr>
                      <a:picLocks noChangeAspect="1"/>
                    </pic:cNvPicPr>
                  </pic:nvPicPr>
                  <pic:blipFill>
                    <a:blip r:embed="rId7"/>
                    <a:stretch>
                      <a:fillRect/>
                    </a:stretch>
                  </pic:blipFill>
                  <pic:spPr>
                    <a:xfrm>
                      <a:off x="0" y="0"/>
                      <a:ext cx="5266690" cy="3291840"/>
                    </a:xfrm>
                    <a:prstGeom prst="rect">
                      <a:avLst/>
                    </a:prstGeom>
                  </pic:spPr>
                </pic:pic>
              </a:graphicData>
            </a:graphic>
          </wp:inline>
        </w:drawing>
      </w:r>
    </w:p>
    <w:p w14:paraId="3D3B5123">
      <w:pPr>
        <w:ind w:firstLine="420" w:firstLineChars="200"/>
        <w:rPr>
          <w:rFonts w:hint="eastAsia"/>
        </w:rPr>
      </w:pPr>
      <w:r>
        <w:rPr>
          <w:rFonts w:hint="eastAsia"/>
        </w:rPr>
        <w:t>定量结果：</w:t>
      </w:r>
    </w:p>
    <w:p w14:paraId="53EFB1D3">
      <w:pPr>
        <w:rPr>
          <w:rFonts w:hint="eastAsia"/>
        </w:rPr>
      </w:pPr>
      <w:r>
        <w:rPr>
          <w:rFonts w:hint="eastAsia"/>
        </w:rPr>
        <w:t>- 滤波→均衡：PSNR = 13.39 dB，SSIM = 0.504</w:t>
      </w:r>
    </w:p>
    <w:p w14:paraId="6DCCCF2D">
      <w:pPr>
        <w:rPr>
          <w:rFonts w:hint="eastAsia"/>
        </w:rPr>
      </w:pPr>
      <w:r>
        <w:rPr>
          <w:rFonts w:hint="eastAsia"/>
        </w:rPr>
        <w:t>- 均衡→滤波：PSNR = 16.24 dB，SSIM = 0.568</w:t>
      </w:r>
    </w:p>
    <w:p w14:paraId="6113D8D7">
      <w:pPr>
        <w:ind w:firstLine="420" w:firstLineChars="200"/>
        <w:rPr>
          <w:rFonts w:hint="eastAsia"/>
        </w:rPr>
      </w:pPr>
      <w:r>
        <w:rPr>
          <w:rFonts w:hint="eastAsia"/>
        </w:rPr>
        <w:t>结果分析：高斯噪声为连续型噪声，使图像细节模糊、灰度值分布杂乱。均衡→滤波的 PSNR 较滤波→均衡提升约 2.85 dB，SSIM 提升约 0.064，增强效果显著更优。先通过均衡化增强图像对比度，使噪声与有效像素的灰度差异更明显，再通过高斯滤波对连续噪声进行抑制，滤波的针对性更强，噪声去除效果更好。从可视化结果来看，均衡→滤波处理后的图像面部细节更清晰，噪声模糊感显著降低，而滤波→均衡处理后图像仍存在轻微的模糊感，对比度提升效果有限。</w:t>
      </w:r>
    </w:p>
    <w:p w14:paraId="70FF9743">
      <w:pPr>
        <w:rPr>
          <w:rFonts w:hint="eastAsia"/>
          <w:b/>
          <w:bCs/>
        </w:rPr>
      </w:pPr>
      <w:r>
        <w:rPr>
          <w:rFonts w:hint="eastAsia"/>
        </w:rPr>
        <w:t xml:space="preserve"> </w:t>
      </w:r>
      <w:r>
        <w:rPr>
          <w:rFonts w:hint="eastAsia"/>
          <w:b/>
          <w:bCs/>
        </w:rPr>
        <w:t xml:space="preserve">5.3 </w:t>
      </w:r>
      <w:r>
        <w:rPr>
          <w:rFonts w:hint="eastAsia"/>
          <w:b/>
          <w:bCs/>
          <w:lang w:val="en-US" w:eastAsia="zh-CN"/>
        </w:rPr>
        <w:t>物体</w:t>
      </w:r>
      <w:r>
        <w:rPr>
          <w:rFonts w:hint="eastAsia"/>
          <w:b/>
          <w:bCs/>
        </w:rPr>
        <w:t xml:space="preserve"> - 椒盐噪声图像</w:t>
      </w:r>
    </w:p>
    <w:p w14:paraId="75671201">
      <w:pPr>
        <w:jc w:val="center"/>
        <w:rPr>
          <w:rFonts w:hint="eastAsia" w:eastAsiaTheme="minorEastAsia"/>
          <w:b/>
          <w:bCs/>
          <w:lang w:eastAsia="zh-CN"/>
        </w:rPr>
      </w:pPr>
      <w:r>
        <w:rPr>
          <w:rFonts w:hint="eastAsia" w:eastAsiaTheme="minorEastAsia"/>
          <w:b/>
          <w:bCs/>
          <w:lang w:eastAsia="zh-CN"/>
        </w:rPr>
        <w:drawing>
          <wp:inline distT="0" distB="0" distL="114300" distR="114300">
            <wp:extent cx="2290445" cy="2290445"/>
            <wp:effectExtent l="0" t="0" r="8890" b="8890"/>
            <wp:docPr id="5" name="图片 5" descr="network_im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network_img_2"/>
                    <pic:cNvPicPr>
                      <a:picLocks noChangeAspect="1"/>
                    </pic:cNvPicPr>
                  </pic:nvPicPr>
                  <pic:blipFill>
                    <a:blip r:embed="rId8"/>
                    <a:stretch>
                      <a:fillRect/>
                    </a:stretch>
                  </pic:blipFill>
                  <pic:spPr>
                    <a:xfrm>
                      <a:off x="0" y="0"/>
                      <a:ext cx="2290445" cy="2290445"/>
                    </a:xfrm>
                    <a:prstGeom prst="rect">
                      <a:avLst/>
                    </a:prstGeom>
                  </pic:spPr>
                </pic:pic>
              </a:graphicData>
            </a:graphic>
          </wp:inline>
        </w:drawing>
      </w:r>
    </w:p>
    <w:p w14:paraId="5F88B7F0">
      <w:pPr>
        <w:jc w:val="center"/>
        <w:rPr>
          <w:rFonts w:hint="eastAsia" w:eastAsiaTheme="minorEastAsia"/>
          <w:b/>
          <w:bCs/>
          <w:lang w:eastAsia="zh-CN"/>
        </w:rPr>
      </w:pPr>
      <w:r>
        <w:rPr>
          <w:rFonts w:hint="eastAsia" w:eastAsiaTheme="minorEastAsia"/>
          <w:b/>
          <w:bCs/>
          <w:lang w:eastAsia="zh-CN"/>
        </w:rPr>
        <w:drawing>
          <wp:inline distT="0" distB="0" distL="114300" distR="114300">
            <wp:extent cx="5266690" cy="3291840"/>
            <wp:effectExtent l="0" t="0" r="1270" b="635"/>
            <wp:docPr id="6" name="图片 6" descr="result_建筑-椒盐噪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result_建筑-椒盐噪声"/>
                    <pic:cNvPicPr>
                      <a:picLocks noChangeAspect="1"/>
                    </pic:cNvPicPr>
                  </pic:nvPicPr>
                  <pic:blipFill>
                    <a:blip r:embed="rId9"/>
                    <a:stretch>
                      <a:fillRect/>
                    </a:stretch>
                  </pic:blipFill>
                  <pic:spPr>
                    <a:xfrm>
                      <a:off x="0" y="0"/>
                      <a:ext cx="5266690" cy="3291840"/>
                    </a:xfrm>
                    <a:prstGeom prst="rect">
                      <a:avLst/>
                    </a:prstGeom>
                  </pic:spPr>
                </pic:pic>
              </a:graphicData>
            </a:graphic>
          </wp:inline>
        </w:drawing>
      </w:r>
    </w:p>
    <w:p w14:paraId="7E799301">
      <w:pPr>
        <w:ind w:firstLine="420" w:firstLineChars="200"/>
        <w:rPr>
          <w:rFonts w:hint="eastAsia"/>
        </w:rPr>
      </w:pPr>
      <w:r>
        <w:rPr>
          <w:rFonts w:hint="eastAsia"/>
        </w:rPr>
        <w:t>定量结果：</w:t>
      </w:r>
    </w:p>
    <w:p w14:paraId="5093D418">
      <w:pPr>
        <w:rPr>
          <w:rFonts w:hint="eastAsia"/>
        </w:rPr>
      </w:pPr>
      <w:r>
        <w:rPr>
          <w:rFonts w:hint="eastAsia"/>
        </w:rPr>
        <w:t>- 滤波→均衡：PSNR = 15.70 dB，SSIM = 0.545</w:t>
      </w:r>
    </w:p>
    <w:p w14:paraId="663FC82C">
      <w:pPr>
        <w:rPr>
          <w:rFonts w:hint="eastAsia"/>
        </w:rPr>
      </w:pPr>
      <w:r>
        <w:rPr>
          <w:rFonts w:hint="eastAsia"/>
        </w:rPr>
        <w:t>- 均衡→滤波：PSNR = 15.63 dB，SSIM = 0.496</w:t>
      </w:r>
    </w:p>
    <w:p w14:paraId="24581447">
      <w:pPr>
        <w:ind w:firstLine="420" w:firstLineChars="200"/>
        <w:rPr>
          <w:rFonts w:hint="eastAsia"/>
        </w:rPr>
      </w:pPr>
      <w:r>
        <w:rPr>
          <w:rFonts w:hint="eastAsia"/>
        </w:rPr>
        <w:t>结果分析：椒盐噪声为离散型极端噪声点（黑白脉冲），核心干扰为图像边缘与细节。滤波→均衡的 PSNR 略高，SSIM 提升约 0.049，为更优处理方式。先通过均值滤波抑制离散的噪声点，消除脉冲干扰对图像的影响，再进行直方图均衡化提升对比度，避免了均衡化将噪声点的灰度值放大，导致噪声更明显。从可视化结果来看，滤波→均衡处理后的建筑边缘清晰，无明显噪声点，而均衡→滤波处理后噪声点被放大，建筑轮廓出现毛刺，图像质量下降。</w:t>
      </w:r>
    </w:p>
    <w:p w14:paraId="05FDC656">
      <w:pPr>
        <w:rPr>
          <w:rFonts w:hint="eastAsia"/>
        </w:rPr>
      </w:pPr>
      <w:r>
        <w:rPr>
          <w:rFonts w:hint="eastAsia"/>
          <w:b/>
          <w:bCs/>
        </w:rPr>
        <w:t xml:space="preserve"> 5.4 实验核心结论</w:t>
      </w:r>
    </w:p>
    <w:p w14:paraId="44830870">
      <w:pPr>
        <w:ind w:firstLine="420" w:firstLineChars="200"/>
        <w:rPr>
          <w:rFonts w:hint="eastAsia"/>
        </w:rPr>
      </w:pPr>
      <w:r>
        <w:rPr>
          <w:rFonts w:hint="eastAsia"/>
        </w:rPr>
        <w:t>组合增强处理的效果与图像退化类型强相关：纯低对比度图像与高斯噪声图像适合采用均衡→滤波的处理顺序，椒盐噪声图像适合采用滤波→均衡的处理顺序。</w:t>
      </w:r>
    </w:p>
    <w:p w14:paraId="26E9EF3F">
      <w:pPr>
        <w:ind w:firstLine="420" w:firstLineChars="200"/>
        <w:rPr>
          <w:rFonts w:hint="eastAsia"/>
        </w:rPr>
      </w:pPr>
      <w:r>
        <w:rPr>
          <w:rFonts w:hint="eastAsia"/>
        </w:rPr>
        <w:t>PSNR 与 SSIM 指标的评价趋势一致，值越高表示图像增强效果越好，可作为图像增强效果的客观、有效评价依据。</w:t>
      </w:r>
    </w:p>
    <w:p w14:paraId="3004F86A">
      <w:pPr>
        <w:ind w:firstLine="420" w:firstLineChars="200"/>
        <w:rPr>
          <w:rFonts w:hint="eastAsia"/>
        </w:rPr>
      </w:pPr>
      <w:r>
        <w:rPr>
          <w:rFonts w:hint="eastAsia"/>
        </w:rPr>
        <w:t>自行实现的均值滤波模块可有效完成图像平滑与噪声抑制，效果符合预期，验证了滤波卷积运算与边缘填充的核心原理。</w:t>
      </w:r>
    </w:p>
    <w:p w14:paraId="5036B787">
      <w:pPr>
        <w:ind w:firstLine="420" w:firstLineChars="200"/>
        <w:rPr>
          <w:rFonts w:hint="eastAsia"/>
        </w:rPr>
      </w:pPr>
      <w:r>
        <w:rPr>
          <w:rFonts w:hint="eastAsia"/>
        </w:rPr>
        <w:t>直方图均衡化可有效提升低对比度图像的视觉效果，但对噪声图像的处理需结合滤波操作，处理顺序直接决定增强效果。</w:t>
      </w:r>
    </w:p>
    <w:p w14:paraId="095C37AF">
      <w:pPr>
        <w:rPr>
          <w:rFonts w:hint="eastAsia"/>
        </w:rPr>
      </w:pPr>
      <w:r>
        <w:rPr>
          <w:rFonts w:hint="eastAsia"/>
        </w:rPr>
        <w:t xml:space="preserve"> </w:t>
      </w:r>
      <w:r>
        <w:rPr>
          <w:rFonts w:hint="eastAsia"/>
          <w:b/>
          <w:bCs/>
          <w:sz w:val="28"/>
          <w:szCs w:val="28"/>
        </w:rPr>
        <w:t>六、实验问题与解决</w:t>
      </w:r>
    </w:p>
    <w:p w14:paraId="28E615A4">
      <w:pPr>
        <w:rPr>
          <w:rFonts w:hint="eastAsia"/>
        </w:rPr>
      </w:pPr>
      <w:r>
        <w:rPr>
          <w:rFonts w:hint="eastAsia"/>
        </w:rPr>
        <w:t>本次实验过程中遇到了若干技术问题，通过针对性分析与调试完成解决：</w:t>
      </w:r>
    </w:p>
    <w:p w14:paraId="34DBD35D">
      <w:pPr>
        <w:rPr>
          <w:rFonts w:hint="eastAsia"/>
        </w:rPr>
      </w:pPr>
      <w:r>
        <w:rPr>
          <w:rFonts w:hint="eastAsia"/>
        </w:rPr>
        <w:t xml:space="preserve">问题一：网络图像下载失败  </w:t>
      </w:r>
    </w:p>
    <w:p w14:paraId="5431E18A">
      <w:pPr>
        <w:rPr>
          <w:rFonts w:hint="eastAsia"/>
        </w:rPr>
      </w:pPr>
      <w:r>
        <w:rPr>
          <w:rFonts w:hint="eastAsia"/>
        </w:rPr>
        <w:t>原因为网络不通或 URL 失效。解决方法为检查网络连接，替换为有效的图像 URL，或手动将图像放在项目目录，按指定命名规则命名，避免程序中断。</w:t>
      </w:r>
    </w:p>
    <w:p w14:paraId="652F0DAD">
      <w:pPr>
        <w:rPr>
          <w:rFonts w:hint="eastAsia"/>
        </w:rPr>
      </w:pPr>
      <w:r>
        <w:rPr>
          <w:rFonts w:hint="eastAsia"/>
        </w:rPr>
        <w:t xml:space="preserve">问题二：数组维度不匹配错误  </w:t>
      </w:r>
    </w:p>
    <w:p w14:paraId="18C6F66C">
      <w:pPr>
        <w:rPr>
          <w:rFonts w:hint="eastAsia"/>
        </w:rPr>
      </w:pPr>
      <w:r>
        <w:rPr>
          <w:rFonts w:hint="eastAsia"/>
        </w:rPr>
        <w:t>原因为图像被误读为彩色图。解决方法为在 `cv2.imread` 中指定参数 0，强制以灰度图形式读取，程序已做尺寸自适应处理，无需手动调整。</w:t>
      </w:r>
    </w:p>
    <w:p w14:paraId="08B5F3B8">
      <w:pPr>
        <w:rPr>
          <w:rFonts w:hint="eastAsia"/>
        </w:rPr>
      </w:pPr>
      <w:r>
        <w:rPr>
          <w:rFonts w:hint="eastAsia"/>
        </w:rPr>
        <w:t xml:space="preserve">问题三：Matplotlib 保存图片空白  </w:t>
      </w:r>
    </w:p>
    <w:p w14:paraId="4EF4B94D">
      <w:pPr>
        <w:rPr>
          <w:rFonts w:hint="eastAsia"/>
        </w:rPr>
      </w:pPr>
      <w:r>
        <w:rPr>
          <w:rFonts w:hint="eastAsia"/>
        </w:rPr>
        <w:t>原因为先显示后保存。解决方法为调整代码顺序，先执行 `plt.savefig` 再关闭画布，同时使用 `plt.tight_layout` 自动调整子图间距，避免布局重叠。</w:t>
      </w:r>
    </w:p>
    <w:p w14:paraId="3D159356">
      <w:pPr>
        <w:rPr>
          <w:rFonts w:hint="eastAsia"/>
        </w:rPr>
      </w:pPr>
      <w:r>
        <w:rPr>
          <w:rFonts w:hint="eastAsia"/>
        </w:rPr>
        <w:t xml:space="preserve">问题四：虚拟环境中模块不存在  </w:t>
      </w:r>
    </w:p>
    <w:p w14:paraId="74670496">
      <w:pPr>
        <w:rPr>
          <w:rFonts w:hint="eastAsia"/>
        </w:rPr>
      </w:pPr>
      <w:r>
        <w:rPr>
          <w:rFonts w:hint="eastAsia"/>
        </w:rPr>
        <w:t>原因为依赖库安装在系统环境而非虚拟环境。解决方法为激活虚拟环境后重新执行依赖安装命令，保证环境一致性。</w:t>
      </w:r>
    </w:p>
    <w:p w14:paraId="7C39AE71">
      <w:pPr>
        <w:rPr>
          <w:rFonts w:hint="eastAsia"/>
        </w:rPr>
      </w:pPr>
      <w:r>
        <w:rPr>
          <w:rFonts w:hint="eastAsia"/>
        </w:rPr>
        <w:t xml:space="preserve">问题五：Matplotlib 中文字体警告  </w:t>
      </w:r>
    </w:p>
    <w:p w14:paraId="6DF6A741">
      <w:pPr>
        <w:rPr>
          <w:rFonts w:hint="eastAsia"/>
        </w:rPr>
      </w:pPr>
      <w:r>
        <w:rPr>
          <w:rFonts w:hint="eastAsia"/>
        </w:rPr>
        <w:t>原因为 Linux/WSL 环境无中文字体。该警告不影响结果保存与定量计算，可直接忽略，也可将代码中标题修改为英文，消除警告。</w:t>
      </w:r>
    </w:p>
    <w:p w14:paraId="3AA5B051">
      <w:pPr>
        <w:rPr>
          <w:rFonts w:hint="eastAsia"/>
        </w:rPr>
      </w:pPr>
      <w:r>
        <w:rPr>
          <w:rFonts w:hint="eastAsia"/>
        </w:rPr>
        <w:t xml:space="preserve"> </w:t>
      </w:r>
      <w:r>
        <w:rPr>
          <w:rFonts w:hint="eastAsia"/>
          <w:b/>
          <w:bCs/>
          <w:sz w:val="28"/>
          <w:szCs w:val="28"/>
        </w:rPr>
        <w:t>七、实验总结与体会</w:t>
      </w:r>
    </w:p>
    <w:p w14:paraId="4B69DF80">
      <w:pPr>
        <w:ind w:firstLine="420" w:firstLineChars="200"/>
        <w:rPr>
          <w:rFonts w:hint="eastAsia"/>
        </w:rPr>
      </w:pPr>
      <w:r>
        <w:rPr>
          <w:rFonts w:hint="eastAsia"/>
        </w:rPr>
        <w:t>本次实验完成了基于 Python+OpenCV 的图像增强与滤波组合处理全流程实践，严格遵循实验要求，实现了网络图像自动获取、图像退化处理、自研均值滤波模块、组合增强处理、定量评价与结果可视化等核心功能，对比分析了不同组合处理顺序对三类退化图像的增强效果。</w:t>
      </w:r>
    </w:p>
    <w:p w14:paraId="4C96CE4B">
      <w:pPr>
        <w:ind w:firstLine="420" w:firstLineChars="200"/>
        <w:rPr>
          <w:rFonts w:hint="eastAsia"/>
        </w:rPr>
      </w:pPr>
      <w:r>
        <w:rPr>
          <w:rFonts w:hint="eastAsia"/>
        </w:rPr>
        <w:t>通过本次实验，我深入掌握了数字图像处理的核心方法：</w:t>
      </w:r>
    </w:p>
    <w:p w14:paraId="6AF00D4F">
      <w:pPr>
        <w:ind w:firstLine="420" w:firstLineChars="200"/>
        <w:rPr>
          <w:rFonts w:hint="eastAsia"/>
        </w:rPr>
      </w:pPr>
      <w:r>
        <w:rPr>
          <w:rFonts w:hint="eastAsia"/>
        </w:rPr>
        <w:t>理解了均值滤波的卷积运算与边缘填充原理，能够独立实现滤波核心模块。通过手动实现均值滤波，我对卷积运算的遍历过程、边界处理方式有了直观认识，不再将滤波视为黑盒操作。</w:t>
      </w:r>
    </w:p>
    <w:p w14:paraId="409F9FF1">
      <w:pPr>
        <w:ind w:firstLine="420" w:firstLineChars="200"/>
        <w:rPr>
          <w:rFonts w:hint="eastAsia"/>
        </w:rPr>
      </w:pPr>
      <w:r>
        <w:rPr>
          <w:rFonts w:hint="eastAsia"/>
        </w:rPr>
        <w:t>掌握了直方图均衡化的增强逻辑，明确了全局均衡与 CLAHE 的适用场景。直方图均衡化能够有效拉伸对比度，但对于噪声图像需要谨慎使用，否则会放大噪声。</w:t>
      </w:r>
    </w:p>
    <w:p w14:paraId="219C5917">
      <w:pPr>
        <w:ind w:firstLine="420" w:firstLineChars="200"/>
        <w:rPr>
          <w:rFonts w:hint="eastAsia"/>
        </w:rPr>
      </w:pPr>
      <w:r>
        <w:rPr>
          <w:rFonts w:hint="eastAsia"/>
        </w:rPr>
        <w:t>理解了 PSNR 与 SSIM 两项定量指标的计算原理与评价标准，实现了图像增强效果的客观评估。PSNR 反映像素级误差，SSIM 反映结构相似性，两者结合能更全面地评估图像质量。</w:t>
      </w:r>
    </w:p>
    <w:p w14:paraId="39D23CC4">
      <w:pPr>
        <w:ind w:firstLine="420" w:firstLineChars="200"/>
        <w:rPr>
          <w:rFonts w:hint="eastAsia"/>
        </w:rPr>
      </w:pPr>
      <w:r>
        <w:rPr>
          <w:rFonts w:hint="eastAsia"/>
        </w:rPr>
        <w:t>明确了图像退化类型与组合增强处理顺序的匹配逻辑——高斯噪声适合先均衡后滤波，椒盐噪声适合先滤波后均衡，为后续复杂图像预处理提供了重要的实践依据。</w:t>
      </w:r>
    </w:p>
    <w:p w14:paraId="178AC4AD">
      <w:pPr>
        <w:ind w:firstLine="420" w:firstLineChars="200"/>
        <w:rPr>
          <w:rFonts w:hint="eastAsia"/>
        </w:rPr>
      </w:pPr>
      <w:r>
        <w:rPr>
          <w:rFonts w:hint="eastAsia"/>
        </w:rPr>
        <w:t>同时，本次实验提升了我的 Python 编程与问题调试能力：</w:t>
      </w:r>
    </w:p>
    <w:p w14:paraId="1B9A4E51">
      <w:pPr>
        <w:rPr>
          <w:rFonts w:hint="eastAsia"/>
        </w:rPr>
      </w:pPr>
      <w:r>
        <w:rPr>
          <w:rFonts w:hint="eastAsia"/>
        </w:rPr>
        <w:t>- 学会了实现程序的鲁棒性设计，如图像下载的判重、图像读取的有效性验证</w:t>
      </w:r>
    </w:p>
    <w:p w14:paraId="5EB18807">
      <w:pPr>
        <w:rPr>
          <w:rFonts w:hint="eastAsia"/>
        </w:rPr>
      </w:pPr>
      <w:r>
        <w:rPr>
          <w:rFonts w:hint="eastAsia"/>
        </w:rPr>
        <w:t>- 掌握了 NumPy 对图像数组的操作方法，包括卷积运算、噪声生成、像素值裁剪</w:t>
      </w:r>
    </w:p>
    <w:p w14:paraId="1E4AD634">
      <w:pPr>
        <w:rPr>
          <w:rFonts w:hint="eastAsia"/>
        </w:rPr>
      </w:pPr>
      <w:r>
        <w:rPr>
          <w:rFonts w:hint="eastAsia"/>
        </w:rPr>
        <w:t>- 学会了 Matplotlib 的图像可视化与直方图绘制技巧，解决了 WSL 环境下的图形依赖问题</w:t>
      </w:r>
    </w:p>
    <w:p w14:paraId="4610C9F6">
      <w:pPr>
        <w:ind w:firstLine="420" w:firstLineChars="200"/>
        <w:rPr>
          <w:rFonts w:hint="eastAsia"/>
        </w:rPr>
      </w:pPr>
      <w:r>
        <w:rPr>
          <w:rFonts w:hint="eastAsia"/>
        </w:rPr>
        <w:t>实验过程中也认识到，数字图像处理需结合主观视觉分析与客观定量评价，两者结合才能更全面、准确地评估处理效果。单纯依赖 PSNR 或 SSIM 可能无法完全反映人眼的主观感受，而仅凭视觉观察又缺乏量化依据，只有将两者结合，才能得出可靠的结论本次实验的核心亮点为自研均值滤波模块与组合处理的对比实验，验证了滤波与均衡的处理顺序对增强效果的关键影响。程序具有良好的独立性、健壮性和可扩展性，可通过修改滤波核大小、均衡化参数、噪声强度等，进一步拓展实验内容，探索不同参数对图像增强效果的影响，为后续图像质量优化、图像压缩等更复杂的数字图像处理任务奠定了坚实的基础。</w:t>
      </w:r>
    </w:p>
    <w:p w14:paraId="2CF7C952">
      <w:pPr>
        <w:rPr>
          <w:rFonts w:hint="eastAsia"/>
          <w:b/>
          <w:bCs/>
          <w:sz w:val="28"/>
          <w:szCs w:val="28"/>
        </w:rPr>
      </w:pPr>
      <w:r>
        <w:rPr>
          <w:rFonts w:hint="eastAsia"/>
          <w:b/>
          <w:bCs/>
          <w:sz w:val="28"/>
          <w:szCs w:val="28"/>
        </w:rPr>
        <w:t xml:space="preserve"> 八、附录（核心代码）</w:t>
      </w:r>
    </w:p>
    <w:p w14:paraId="50EE9EF8">
      <w:pPr>
        <w:rPr>
          <w:rFonts w:hint="eastAsia"/>
        </w:rPr>
      </w:pPr>
    </w:p>
    <w:p w14:paraId="482CDC6A">
      <w:pPr>
        <w:rPr>
          <w:rFonts w:hint="eastAsia"/>
        </w:rPr>
      </w:pPr>
      <w:r>
        <w:rPr>
          <w:rFonts w:hint="eastAsia"/>
        </w:rPr>
        <w:t>```python</w:t>
      </w:r>
    </w:p>
    <w:p w14:paraId="30C8919E">
      <w:pPr>
        <w:rPr>
          <w:rFonts w:hint="eastAsia"/>
        </w:rPr>
      </w:pPr>
      <w:r>
        <w:rPr>
          <w:rFonts w:hint="eastAsia"/>
        </w:rPr>
        <w:t>import cv2</w:t>
      </w:r>
    </w:p>
    <w:p w14:paraId="03410B0B">
      <w:pPr>
        <w:rPr>
          <w:rFonts w:hint="eastAsia"/>
        </w:rPr>
      </w:pPr>
      <w:r>
        <w:rPr>
          <w:rFonts w:hint="eastAsia"/>
        </w:rPr>
        <w:t>import numpy as np</w:t>
      </w:r>
    </w:p>
    <w:p w14:paraId="1D46FAC4">
      <w:pPr>
        <w:rPr>
          <w:rFonts w:hint="eastAsia"/>
        </w:rPr>
      </w:pPr>
      <w:r>
        <w:rPr>
          <w:rFonts w:hint="eastAsia"/>
        </w:rPr>
        <w:t>import matplotlib.pyplot as plt</w:t>
      </w:r>
    </w:p>
    <w:p w14:paraId="5EEFFEB7">
      <w:pPr>
        <w:rPr>
          <w:rFonts w:hint="eastAsia"/>
        </w:rPr>
      </w:pPr>
      <w:r>
        <w:rPr>
          <w:rFonts w:hint="eastAsia"/>
        </w:rPr>
        <w:t>from skimage.metrics import peak_signal_noise_ratio as psnr</w:t>
      </w:r>
    </w:p>
    <w:p w14:paraId="091C836A">
      <w:pPr>
        <w:rPr>
          <w:rFonts w:hint="eastAsia"/>
        </w:rPr>
      </w:pPr>
      <w:r>
        <w:rPr>
          <w:rFonts w:hint="eastAsia"/>
        </w:rPr>
        <w:t>from skimage.metrics import structural_similarity as ssim</w:t>
      </w:r>
    </w:p>
    <w:p w14:paraId="61E066BA">
      <w:pPr>
        <w:rPr>
          <w:rFonts w:hint="eastAsia"/>
        </w:rPr>
      </w:pPr>
      <w:r>
        <w:rPr>
          <w:rFonts w:hint="eastAsia"/>
        </w:rPr>
        <w:t>import urllib.request</w:t>
      </w:r>
    </w:p>
    <w:p w14:paraId="221955B2">
      <w:pPr>
        <w:rPr>
          <w:rFonts w:hint="eastAsia"/>
        </w:rPr>
      </w:pPr>
      <w:r>
        <w:rPr>
          <w:rFonts w:hint="eastAsia"/>
        </w:rPr>
        <w:t>import os</w:t>
      </w:r>
    </w:p>
    <w:p w14:paraId="2AF1652B">
      <w:pPr>
        <w:rPr>
          <w:rFonts w:hint="eastAsia"/>
        </w:rPr>
      </w:pPr>
    </w:p>
    <w:p w14:paraId="594A0417">
      <w:pPr>
        <w:rPr>
          <w:rFonts w:hint="eastAsia"/>
        </w:rPr>
      </w:pPr>
      <w:r>
        <w:rPr>
          <w:rFonts w:hint="eastAsia"/>
        </w:rPr>
        <w:t xml:space="preserve"> 1. 手动实现均值滤波（自研模块）</w:t>
      </w:r>
    </w:p>
    <w:p w14:paraId="66853D29">
      <w:pPr>
        <w:rPr>
          <w:rFonts w:hint="eastAsia"/>
        </w:rPr>
      </w:pPr>
      <w:r>
        <w:rPr>
          <w:rFonts w:hint="eastAsia"/>
        </w:rPr>
        <w:t>def manual_mean_filter(img, kernel_size=3):</w:t>
      </w:r>
    </w:p>
    <w:p w14:paraId="4EC0E8D5">
      <w:pPr>
        <w:rPr>
          <w:rFonts w:hint="eastAsia"/>
        </w:rPr>
      </w:pPr>
      <w:r>
        <w:rPr>
          <w:rFonts w:hint="eastAsia"/>
        </w:rPr>
        <w:t xml:space="preserve">    h, w = img.shape[:2]</w:t>
      </w:r>
    </w:p>
    <w:p w14:paraId="7FA49DFE">
      <w:pPr>
        <w:rPr>
          <w:rFonts w:hint="eastAsia"/>
        </w:rPr>
      </w:pPr>
      <w:r>
        <w:rPr>
          <w:rFonts w:hint="eastAsia"/>
        </w:rPr>
        <w:t xml:space="preserve">    pad = kernel_size // 2</w:t>
      </w:r>
    </w:p>
    <w:p w14:paraId="02F15B49">
      <w:pPr>
        <w:rPr>
          <w:rFonts w:hint="eastAsia"/>
        </w:rPr>
      </w:pPr>
      <w:r>
        <w:rPr>
          <w:rFonts w:hint="eastAsia"/>
        </w:rPr>
        <w:t xml:space="preserve">    padded = np.pad(img, pad, mode='edge')</w:t>
      </w:r>
    </w:p>
    <w:p w14:paraId="72D9B61F">
      <w:pPr>
        <w:rPr>
          <w:rFonts w:hint="eastAsia"/>
        </w:rPr>
      </w:pPr>
      <w:r>
        <w:rPr>
          <w:rFonts w:hint="eastAsia"/>
        </w:rPr>
        <w:t xml:space="preserve">    result = np.zeros_like(img, dtype=np.float32)</w:t>
      </w:r>
    </w:p>
    <w:p w14:paraId="6AE798F6">
      <w:pPr>
        <w:rPr>
          <w:rFonts w:hint="eastAsia"/>
        </w:rPr>
      </w:pPr>
      <w:r>
        <w:rPr>
          <w:rFonts w:hint="eastAsia"/>
        </w:rPr>
        <w:t xml:space="preserve">    for i in range(h):</w:t>
      </w:r>
    </w:p>
    <w:p w14:paraId="7E42997E">
      <w:pPr>
        <w:rPr>
          <w:rFonts w:hint="eastAsia"/>
        </w:rPr>
      </w:pPr>
      <w:r>
        <w:rPr>
          <w:rFonts w:hint="eastAsia"/>
        </w:rPr>
        <w:t xml:space="preserve">        for j in range(w):</w:t>
      </w:r>
    </w:p>
    <w:p w14:paraId="0B7C9F90">
      <w:pPr>
        <w:rPr>
          <w:rFonts w:hint="eastAsia"/>
        </w:rPr>
      </w:pPr>
      <w:r>
        <w:rPr>
          <w:rFonts w:hint="eastAsia"/>
        </w:rPr>
        <w:t xml:space="preserve">            result[i, j] = np.mean(padded[i:i+kernel_size, j:j+kernel_size])</w:t>
      </w:r>
    </w:p>
    <w:p w14:paraId="66945DE4">
      <w:pPr>
        <w:rPr>
          <w:rFonts w:hint="eastAsia"/>
        </w:rPr>
      </w:pPr>
      <w:r>
        <w:rPr>
          <w:rFonts w:hint="eastAsia"/>
        </w:rPr>
        <w:t xml:space="preserve">    return np.clip(result, 0, 255).astype(np.uint8)</w:t>
      </w:r>
    </w:p>
    <w:p w14:paraId="1DE77623">
      <w:pPr>
        <w:rPr>
          <w:rFonts w:hint="eastAsia"/>
        </w:rPr>
      </w:pPr>
    </w:p>
    <w:p w14:paraId="7AED2655">
      <w:pPr>
        <w:rPr>
          <w:rFonts w:hint="eastAsia"/>
        </w:rPr>
      </w:pPr>
      <w:r>
        <w:rPr>
          <w:rFonts w:hint="eastAsia"/>
        </w:rPr>
        <w:t xml:space="preserve"> 2. 网络图像获取与退化处理</w:t>
      </w:r>
    </w:p>
    <w:p w14:paraId="2816B372">
      <w:pPr>
        <w:rPr>
          <w:rFonts w:hint="eastAsia"/>
        </w:rPr>
      </w:pPr>
      <w:r>
        <w:rPr>
          <w:rFonts w:hint="eastAsia"/>
        </w:rPr>
        <w:t>def generate_test_images():</w:t>
      </w:r>
    </w:p>
    <w:p w14:paraId="6FED5FAD">
      <w:pPr>
        <w:rPr>
          <w:rFonts w:hint="eastAsia"/>
        </w:rPr>
      </w:pPr>
      <w:r>
        <w:rPr>
          <w:rFonts w:hint="eastAsia"/>
        </w:rPr>
        <w:t xml:space="preserve">    urls = ["https://picsum.photos/id/10/512/512", </w:t>
      </w:r>
    </w:p>
    <w:p w14:paraId="6CFD3556">
      <w:pPr>
        <w:rPr>
          <w:rFonts w:hint="eastAsia"/>
        </w:rPr>
      </w:pPr>
      <w:r>
        <w:rPr>
          <w:rFonts w:hint="eastAsia"/>
        </w:rPr>
        <w:t xml:space="preserve">            "https://picsum.photos/id/22/512/512", </w:t>
      </w:r>
    </w:p>
    <w:p w14:paraId="7A68A60D">
      <w:pPr>
        <w:rPr>
          <w:rFonts w:hint="eastAsia"/>
        </w:rPr>
      </w:pPr>
      <w:r>
        <w:rPr>
          <w:rFonts w:hint="eastAsia"/>
        </w:rPr>
        <w:t xml:space="preserve">            "https://picsum.photos/id/30/512/512"]</w:t>
      </w:r>
    </w:p>
    <w:p w14:paraId="59E61CF5">
      <w:pPr>
        <w:rPr>
          <w:rFonts w:hint="eastAsia"/>
        </w:rPr>
      </w:pPr>
      <w:r>
        <w:rPr>
          <w:rFonts w:hint="eastAsia"/>
        </w:rPr>
        <w:t xml:space="preserve">    names = ["风景-低对比度", "人像-高斯噪声", "建筑-椒盐噪声"]</w:t>
      </w:r>
    </w:p>
    <w:p w14:paraId="5B547FE1">
      <w:pPr>
        <w:rPr>
          <w:rFonts w:hint="eastAsia"/>
        </w:rPr>
      </w:pPr>
      <w:r>
        <w:rPr>
          <w:rFonts w:hint="eastAsia"/>
        </w:rPr>
        <w:t xml:space="preserve">    imgs = []</w:t>
      </w:r>
    </w:p>
    <w:p w14:paraId="3027A807">
      <w:pPr>
        <w:rPr>
          <w:rFonts w:hint="eastAsia"/>
        </w:rPr>
      </w:pPr>
      <w:r>
        <w:rPr>
          <w:rFonts w:hint="eastAsia"/>
        </w:rPr>
        <w:t xml:space="preserve">    for idx, url in enumerate(urls):</w:t>
      </w:r>
    </w:p>
    <w:p w14:paraId="1D62F763">
      <w:pPr>
        <w:rPr>
          <w:rFonts w:hint="eastAsia"/>
        </w:rPr>
      </w:pPr>
      <w:r>
        <w:rPr>
          <w:rFonts w:hint="eastAsia"/>
        </w:rPr>
        <w:t xml:space="preserve">        img_path = f"network_img_{idx}.jpg"</w:t>
      </w:r>
    </w:p>
    <w:p w14:paraId="19FB96A9">
      <w:pPr>
        <w:rPr>
          <w:rFonts w:hint="eastAsia"/>
        </w:rPr>
      </w:pPr>
      <w:r>
        <w:rPr>
          <w:rFonts w:hint="eastAsia"/>
        </w:rPr>
        <w:t xml:space="preserve">        if not os.path.exists(img_path):</w:t>
      </w:r>
    </w:p>
    <w:p w14:paraId="4B117D28">
      <w:pPr>
        <w:rPr>
          <w:rFonts w:hint="eastAsia"/>
        </w:rPr>
      </w:pPr>
      <w:r>
        <w:rPr>
          <w:rFonts w:hint="eastAsia"/>
        </w:rPr>
        <w:t xml:space="preserve">            urllib.request.urlretrieve(url, img_path)</w:t>
      </w:r>
    </w:p>
    <w:p w14:paraId="543443BD">
      <w:pPr>
        <w:rPr>
          <w:rFonts w:hint="eastAsia"/>
        </w:rPr>
      </w:pPr>
      <w:r>
        <w:rPr>
          <w:rFonts w:hint="eastAsia"/>
        </w:rPr>
        <w:t xml:space="preserve">        img = cv2.imread(img_path, 0)</w:t>
      </w:r>
    </w:p>
    <w:p w14:paraId="5A97868B">
      <w:pPr>
        <w:rPr>
          <w:rFonts w:hint="eastAsia"/>
        </w:rPr>
      </w:pPr>
      <w:r>
        <w:rPr>
          <w:rFonts w:hint="eastAsia"/>
        </w:rPr>
        <w:t xml:space="preserve">         图像退化处理</w:t>
      </w:r>
    </w:p>
    <w:p w14:paraId="2F76E004">
      <w:pPr>
        <w:rPr>
          <w:rFonts w:hint="eastAsia"/>
        </w:rPr>
      </w:pPr>
      <w:r>
        <w:rPr>
          <w:rFonts w:hint="eastAsia"/>
        </w:rPr>
        <w:t xml:space="preserve">        if idx == 0:</w:t>
      </w:r>
    </w:p>
    <w:p w14:paraId="5010B2F3">
      <w:pPr>
        <w:rPr>
          <w:rFonts w:hint="eastAsia"/>
        </w:rPr>
      </w:pPr>
      <w:r>
        <w:rPr>
          <w:rFonts w:hint="eastAsia"/>
        </w:rPr>
        <w:t xml:space="preserve">            img = np.clip(img  0.4 + 80, 0, 255).astype(np.uint8)   低对比度</w:t>
      </w:r>
    </w:p>
    <w:p w14:paraId="26408A1C">
      <w:pPr>
        <w:rPr>
          <w:rFonts w:hint="eastAsia"/>
        </w:rPr>
      </w:pPr>
      <w:r>
        <w:rPr>
          <w:rFonts w:hint="eastAsia"/>
        </w:rPr>
        <w:t xml:space="preserve">        elif idx == 1:</w:t>
      </w:r>
    </w:p>
    <w:p w14:paraId="35A2CD48">
      <w:pPr>
        <w:rPr>
          <w:rFonts w:hint="eastAsia"/>
        </w:rPr>
      </w:pPr>
      <w:r>
        <w:rPr>
          <w:rFonts w:hint="eastAsia"/>
        </w:rPr>
        <w:t xml:space="preserve">            noise = np.random.normal(0, 25, img.shape).astype(np.int16)</w:t>
      </w:r>
    </w:p>
    <w:p w14:paraId="70B9E9FE">
      <w:pPr>
        <w:rPr>
          <w:rFonts w:hint="eastAsia"/>
        </w:rPr>
      </w:pPr>
      <w:r>
        <w:rPr>
          <w:rFonts w:hint="eastAsia"/>
        </w:rPr>
        <w:t xml:space="preserve">            img = np.clip(img + noise, 0, 255).astype(np.uint8)   高斯噪声</w:t>
      </w:r>
    </w:p>
    <w:p w14:paraId="6A243C57">
      <w:pPr>
        <w:rPr>
          <w:rFonts w:hint="eastAsia"/>
        </w:rPr>
      </w:pPr>
      <w:r>
        <w:rPr>
          <w:rFonts w:hint="eastAsia"/>
        </w:rPr>
        <w:t xml:space="preserve">        elif idx == 2:</w:t>
      </w:r>
    </w:p>
    <w:p w14:paraId="32E22F6E">
      <w:pPr>
        <w:rPr>
          <w:rFonts w:hint="eastAsia"/>
        </w:rPr>
      </w:pPr>
      <w:r>
        <w:rPr>
          <w:rFonts w:hint="eastAsia"/>
        </w:rPr>
        <w:t xml:space="preserve">            salt = np.random.rand(img.shape) &lt; 0.02</w:t>
      </w:r>
    </w:p>
    <w:p w14:paraId="362E9EAD">
      <w:pPr>
        <w:rPr>
          <w:rFonts w:hint="eastAsia"/>
        </w:rPr>
      </w:pPr>
      <w:r>
        <w:rPr>
          <w:rFonts w:hint="eastAsia"/>
        </w:rPr>
        <w:t xml:space="preserve">            pepper = np.random.rand(img.shape) &lt; 0.02</w:t>
      </w:r>
    </w:p>
    <w:p w14:paraId="39FA7AE1">
      <w:pPr>
        <w:rPr>
          <w:rFonts w:hint="eastAsia"/>
        </w:rPr>
      </w:pPr>
      <w:r>
        <w:rPr>
          <w:rFonts w:hint="eastAsia"/>
        </w:rPr>
        <w:t xml:space="preserve">            img[salt] = 255</w:t>
      </w:r>
    </w:p>
    <w:p w14:paraId="231568EA">
      <w:pPr>
        <w:rPr>
          <w:rFonts w:hint="eastAsia"/>
        </w:rPr>
      </w:pPr>
      <w:r>
        <w:rPr>
          <w:rFonts w:hint="eastAsia"/>
        </w:rPr>
        <w:t xml:space="preserve">            img[pepper] = 0   椒盐噪声</w:t>
      </w:r>
    </w:p>
    <w:p w14:paraId="581B962C">
      <w:pPr>
        <w:rPr>
          <w:rFonts w:hint="eastAsia"/>
        </w:rPr>
      </w:pPr>
      <w:r>
        <w:rPr>
          <w:rFonts w:hint="eastAsia"/>
        </w:rPr>
        <w:t xml:space="preserve">        imgs.append(img)</w:t>
      </w:r>
    </w:p>
    <w:p w14:paraId="1E05B0C1">
      <w:pPr>
        <w:rPr>
          <w:rFonts w:hint="eastAsia"/>
        </w:rPr>
      </w:pPr>
      <w:r>
        <w:rPr>
          <w:rFonts w:hint="eastAsia"/>
        </w:rPr>
        <w:t xml:space="preserve">    return imgs, names</w:t>
      </w:r>
    </w:p>
    <w:p w14:paraId="7F64CD2B">
      <w:pPr>
        <w:rPr>
          <w:rFonts w:hint="eastAsia"/>
        </w:rPr>
      </w:pPr>
    </w:p>
    <w:p w14:paraId="76616AE2">
      <w:pPr>
        <w:rPr>
          <w:rFonts w:hint="eastAsia"/>
        </w:rPr>
      </w:pPr>
      <w:r>
        <w:rPr>
          <w:rFonts w:hint="eastAsia"/>
        </w:rPr>
        <w:t xml:space="preserve"> 3. 图像增强方法（含组合处理）</w:t>
      </w:r>
    </w:p>
    <w:p w14:paraId="1EFEDF08">
      <w:pPr>
        <w:rPr>
          <w:rFonts w:hint="eastAsia"/>
        </w:rPr>
      </w:pPr>
      <w:r>
        <w:rPr>
          <w:rFonts w:hint="eastAsia"/>
        </w:rPr>
        <w:t>def enhance_methods(img):</w:t>
      </w:r>
    </w:p>
    <w:p w14:paraId="5242582C">
      <w:pPr>
        <w:rPr>
          <w:rFonts w:hint="eastAsia"/>
        </w:rPr>
      </w:pPr>
      <w:r>
        <w:rPr>
          <w:rFonts w:hint="eastAsia"/>
        </w:rPr>
        <w:t xml:space="preserve">    results = {}</w:t>
      </w:r>
    </w:p>
    <w:p w14:paraId="579F3EA1">
      <w:pPr>
        <w:rPr>
          <w:rFonts w:hint="eastAsia"/>
        </w:rPr>
      </w:pPr>
      <w:r>
        <w:rPr>
          <w:rFonts w:hint="eastAsia"/>
        </w:rPr>
        <w:t xml:space="preserve">     基础增强</w:t>
      </w:r>
    </w:p>
    <w:p w14:paraId="0F02376A">
      <w:pPr>
        <w:rPr>
          <w:rFonts w:hint="eastAsia"/>
        </w:rPr>
      </w:pPr>
      <w:r>
        <w:rPr>
          <w:rFonts w:hint="eastAsia"/>
        </w:rPr>
        <w:t xml:space="preserve">    results["global_eq"] = cv2.equalizeHist(img)</w:t>
      </w:r>
    </w:p>
    <w:p w14:paraId="06C2503F">
      <w:pPr>
        <w:rPr>
          <w:rFonts w:hint="eastAsia"/>
        </w:rPr>
      </w:pPr>
      <w:r>
        <w:rPr>
          <w:rFonts w:hint="eastAsia"/>
        </w:rPr>
        <w:t xml:space="preserve">    clahe = cv2.createCLAHE(clipLimit=2.0, tileGridSize=(8,8))</w:t>
      </w:r>
    </w:p>
    <w:p w14:paraId="6DD6B372">
      <w:pPr>
        <w:rPr>
          <w:rFonts w:hint="eastAsia"/>
        </w:rPr>
      </w:pPr>
      <w:r>
        <w:rPr>
          <w:rFonts w:hint="eastAsia"/>
        </w:rPr>
        <w:t xml:space="preserve">    results["clahe"] = clahe.apply(img)</w:t>
      </w:r>
    </w:p>
    <w:p w14:paraId="6BBB7B58">
      <w:pPr>
        <w:rPr>
          <w:rFonts w:hint="eastAsia"/>
        </w:rPr>
      </w:pPr>
      <w:r>
        <w:rPr>
          <w:rFonts w:hint="eastAsia"/>
        </w:rPr>
        <w:t xml:space="preserve">    results["manual_mean"] = manual_mean_filter(img, 3)</w:t>
      </w:r>
    </w:p>
    <w:p w14:paraId="1EF36E7D">
      <w:pPr>
        <w:rPr>
          <w:rFonts w:hint="eastAsia"/>
        </w:rPr>
      </w:pPr>
      <w:r>
        <w:rPr>
          <w:rFonts w:hint="eastAsia"/>
        </w:rPr>
        <w:t xml:space="preserve">    results["gaussian"] = cv2.GaussianBlur(img, (3,3), 0)</w:t>
      </w:r>
    </w:p>
    <w:p w14:paraId="17231FE6">
      <w:pPr>
        <w:rPr>
          <w:rFonts w:hint="eastAsia"/>
        </w:rPr>
      </w:pPr>
      <w:r>
        <w:rPr>
          <w:rFonts w:hint="eastAsia"/>
        </w:rPr>
        <w:t xml:space="preserve">    results["median"] = cv2.medianBlur(img, 3)</w:t>
      </w:r>
    </w:p>
    <w:p w14:paraId="641E568A">
      <w:pPr>
        <w:rPr>
          <w:rFonts w:hint="eastAsia"/>
        </w:rPr>
      </w:pPr>
      <w:r>
        <w:rPr>
          <w:rFonts w:hint="eastAsia"/>
        </w:rPr>
        <w:t xml:space="preserve">     锐化</w:t>
      </w:r>
    </w:p>
    <w:p w14:paraId="2E3C0D49">
      <w:pPr>
        <w:rPr>
          <w:rFonts w:hint="eastAsia"/>
        </w:rPr>
      </w:pPr>
      <w:r>
        <w:rPr>
          <w:rFonts w:hint="eastAsia"/>
        </w:rPr>
        <w:t xml:space="preserve">    kernel = np.array([[0, -1, 0], [-1, 5, -1], [0, -1, 0]], dtype=np.float32)</w:t>
      </w:r>
    </w:p>
    <w:p w14:paraId="4282F71B">
      <w:pPr>
        <w:rPr>
          <w:rFonts w:hint="eastAsia"/>
        </w:rPr>
      </w:pPr>
      <w:r>
        <w:rPr>
          <w:rFonts w:hint="eastAsia"/>
        </w:rPr>
        <w:t xml:space="preserve">    results["sharpen"] = cv2.filter2D(img, -1, kernel)</w:t>
      </w:r>
    </w:p>
    <w:p w14:paraId="1D885D35">
      <w:pPr>
        <w:rPr>
          <w:rFonts w:hint="eastAsia"/>
        </w:rPr>
      </w:pPr>
      <w:r>
        <w:rPr>
          <w:rFonts w:hint="eastAsia"/>
        </w:rPr>
        <w:t xml:space="preserve">     组合处理</w:t>
      </w:r>
    </w:p>
    <w:p w14:paraId="4CE25953">
      <w:pPr>
        <w:rPr>
          <w:rFonts w:hint="eastAsia"/>
        </w:rPr>
      </w:pPr>
      <w:r>
        <w:rPr>
          <w:rFonts w:hint="eastAsia"/>
        </w:rPr>
        <w:t xml:space="preserve">    results["滤波→均衡"] = cv2.equalizeHist(manual_mean_filter(img, 3))</w:t>
      </w:r>
    </w:p>
    <w:p w14:paraId="62856762">
      <w:pPr>
        <w:rPr>
          <w:rFonts w:hint="eastAsia"/>
        </w:rPr>
      </w:pPr>
      <w:r>
        <w:rPr>
          <w:rFonts w:hint="eastAsia"/>
        </w:rPr>
        <w:t xml:space="preserve">    results["均衡→滤波"] = manual_mean_filter(cv2.equalizeHist(img), 3)</w:t>
      </w:r>
    </w:p>
    <w:p w14:paraId="55A0A0BB">
      <w:pPr>
        <w:rPr>
          <w:rFonts w:hint="eastAsia"/>
        </w:rPr>
      </w:pPr>
      <w:r>
        <w:rPr>
          <w:rFonts w:hint="eastAsia"/>
        </w:rPr>
        <w:t xml:space="preserve">    return results</w:t>
      </w:r>
    </w:p>
    <w:p w14:paraId="2D22ADEE">
      <w:pPr>
        <w:rPr>
          <w:rFonts w:hint="eastAsia"/>
        </w:rPr>
      </w:pPr>
    </w:p>
    <w:p w14:paraId="31BAB805">
      <w:pPr>
        <w:rPr>
          <w:rFonts w:hint="eastAsia"/>
        </w:rPr>
      </w:pPr>
      <w:r>
        <w:rPr>
          <w:rFonts w:hint="eastAsia"/>
        </w:rPr>
        <w:t xml:space="preserve"> 4. 定量评价（PSNR+SSIM）</w:t>
      </w:r>
    </w:p>
    <w:p w14:paraId="770B2472">
      <w:pPr>
        <w:rPr>
          <w:rFonts w:hint="eastAsia"/>
        </w:rPr>
      </w:pPr>
      <w:r>
        <w:rPr>
          <w:rFonts w:hint="eastAsia"/>
        </w:rPr>
        <w:t>def evaluate(img_original, img_processed):</w:t>
      </w:r>
    </w:p>
    <w:p w14:paraId="36276062">
      <w:pPr>
        <w:rPr>
          <w:rFonts w:hint="eastAsia"/>
        </w:rPr>
      </w:pPr>
      <w:r>
        <w:rPr>
          <w:rFonts w:hint="eastAsia"/>
        </w:rPr>
        <w:t xml:space="preserve">    psnr_val = psnr(img_original, img_processed)</w:t>
      </w:r>
    </w:p>
    <w:p w14:paraId="5FA33AC1">
      <w:pPr>
        <w:rPr>
          <w:rFonts w:hint="eastAsia"/>
        </w:rPr>
      </w:pPr>
      <w:r>
        <w:rPr>
          <w:rFonts w:hint="eastAsia"/>
        </w:rPr>
        <w:t xml:space="preserve">    ssim_val = ssim(img_original, img_processed, data_range=255)</w:t>
      </w:r>
    </w:p>
    <w:p w14:paraId="2285CEA6">
      <w:pPr>
        <w:rPr>
          <w:rFonts w:hint="eastAsia"/>
        </w:rPr>
      </w:pPr>
      <w:r>
        <w:rPr>
          <w:rFonts w:hint="eastAsia"/>
        </w:rPr>
        <w:t xml:space="preserve">    return psnr_val, ssim_val</w:t>
      </w:r>
    </w:p>
    <w:p w14:paraId="73DC1F8B">
      <w:pPr>
        <w:rPr>
          <w:rFonts w:hint="eastAsia"/>
        </w:rPr>
      </w:pPr>
    </w:p>
    <w:p w14:paraId="5253DAE6">
      <w:pPr>
        <w:rPr>
          <w:rFonts w:hint="eastAsia"/>
        </w:rPr>
      </w:pPr>
      <w:r>
        <w:rPr>
          <w:rFonts w:hint="eastAsia"/>
        </w:rPr>
        <w:t xml:space="preserve"> 5. 结果可视化与保存</w:t>
      </w:r>
    </w:p>
    <w:p w14:paraId="7F3F8FE9">
      <w:pPr>
        <w:rPr>
          <w:rFonts w:hint="eastAsia"/>
        </w:rPr>
      </w:pPr>
      <w:r>
        <w:rPr>
          <w:rFonts w:hint="eastAsia"/>
        </w:rPr>
        <w:t>def plot_results(img, results, img_name):</w:t>
      </w:r>
    </w:p>
    <w:p w14:paraId="5035B1B6">
      <w:pPr>
        <w:rPr>
          <w:rFonts w:hint="eastAsia"/>
        </w:rPr>
      </w:pPr>
      <w:r>
        <w:rPr>
          <w:rFonts w:hint="eastAsia"/>
        </w:rPr>
        <w:t xml:space="preserve">    plt.figure(figsize=(18, 16))</w:t>
      </w:r>
    </w:p>
    <w:p w14:paraId="0DFFF06C">
      <w:pPr>
        <w:rPr>
          <w:rFonts w:hint="eastAsia"/>
        </w:rPr>
      </w:pPr>
      <w:r>
        <w:rPr>
          <w:rFonts w:hint="eastAsia"/>
        </w:rPr>
        <w:t xml:space="preserve">    plt.subplot(4, 3, 1)</w:t>
      </w:r>
    </w:p>
    <w:p w14:paraId="651D14E1">
      <w:pPr>
        <w:rPr>
          <w:rFonts w:hint="eastAsia"/>
        </w:rPr>
      </w:pPr>
      <w:r>
        <w:rPr>
          <w:rFonts w:hint="eastAsia"/>
        </w:rPr>
        <w:t xml:space="preserve">    plt.imshow(img, cmap="gray")</w:t>
      </w:r>
    </w:p>
    <w:p w14:paraId="4FAC554A">
      <w:pPr>
        <w:rPr>
          <w:rFonts w:hint="eastAsia"/>
        </w:rPr>
      </w:pPr>
      <w:r>
        <w:rPr>
          <w:rFonts w:hint="eastAsia"/>
        </w:rPr>
        <w:t xml:space="preserve">    plt.title(f"原始图像：{img_name}")</w:t>
      </w:r>
    </w:p>
    <w:p w14:paraId="2053C479">
      <w:pPr>
        <w:rPr>
          <w:rFonts w:hint="eastAsia"/>
        </w:rPr>
      </w:pPr>
      <w:r>
        <w:rPr>
          <w:rFonts w:hint="eastAsia"/>
        </w:rPr>
        <w:t xml:space="preserve">    plt.axis("off")</w:t>
      </w:r>
    </w:p>
    <w:p w14:paraId="714A4744">
      <w:pPr>
        <w:rPr>
          <w:rFonts w:hint="eastAsia"/>
        </w:rPr>
      </w:pPr>
      <w:r>
        <w:rPr>
          <w:rFonts w:hint="eastAsia"/>
        </w:rPr>
        <w:t xml:space="preserve">    plt.subplot(4, 3, 2)</w:t>
      </w:r>
    </w:p>
    <w:p w14:paraId="57B8C173">
      <w:pPr>
        <w:rPr>
          <w:rFonts w:hint="eastAsia"/>
        </w:rPr>
      </w:pPr>
      <w:r>
        <w:rPr>
          <w:rFonts w:hint="eastAsia"/>
        </w:rPr>
        <w:t xml:space="preserve">    plt.hist(img.flatten(), bins=256, color="gray")</w:t>
      </w:r>
    </w:p>
    <w:p w14:paraId="7844B4E2">
      <w:pPr>
        <w:rPr>
          <w:rFonts w:hint="eastAsia"/>
        </w:rPr>
      </w:pPr>
      <w:r>
        <w:rPr>
          <w:rFonts w:hint="eastAsia"/>
        </w:rPr>
        <w:t xml:space="preserve">    plt.title("原始直方图")</w:t>
      </w:r>
    </w:p>
    <w:p w14:paraId="29333A74">
      <w:pPr>
        <w:rPr>
          <w:rFonts w:hint="eastAsia"/>
        </w:rPr>
      </w:pPr>
      <w:r>
        <w:rPr>
          <w:rFonts w:hint="eastAsia"/>
        </w:rPr>
        <w:t xml:space="preserve">    methods = list(results.keys())</w:t>
      </w:r>
    </w:p>
    <w:p w14:paraId="4EB782DF">
      <w:pPr>
        <w:rPr>
          <w:rFonts w:hint="eastAsia"/>
        </w:rPr>
      </w:pPr>
      <w:r>
        <w:rPr>
          <w:rFonts w:hint="eastAsia"/>
        </w:rPr>
        <w:t xml:space="preserve">    for i, method in enumerate(methods):</w:t>
      </w:r>
    </w:p>
    <w:p w14:paraId="1364AC06">
      <w:pPr>
        <w:rPr>
          <w:rFonts w:hint="eastAsia"/>
        </w:rPr>
      </w:pPr>
      <w:r>
        <w:rPr>
          <w:rFonts w:hint="eastAsia"/>
        </w:rPr>
        <w:t xml:space="preserve">        plt.subplot(4, 3, i + 3)</w:t>
      </w:r>
    </w:p>
    <w:p w14:paraId="10A073A8">
      <w:pPr>
        <w:rPr>
          <w:rFonts w:hint="eastAsia"/>
        </w:rPr>
      </w:pPr>
      <w:r>
        <w:rPr>
          <w:rFonts w:hint="eastAsia"/>
        </w:rPr>
        <w:t xml:space="preserve">        plt.imshow(results[method], cmap="gray")</w:t>
      </w:r>
    </w:p>
    <w:p w14:paraId="154F7987">
      <w:pPr>
        <w:rPr>
          <w:rFonts w:hint="eastAsia"/>
        </w:rPr>
      </w:pPr>
      <w:r>
        <w:rPr>
          <w:rFonts w:hint="eastAsia"/>
        </w:rPr>
        <w:t xml:space="preserve">        plt.title(method)</w:t>
      </w:r>
    </w:p>
    <w:p w14:paraId="5CB07C58">
      <w:pPr>
        <w:rPr>
          <w:rFonts w:hint="eastAsia"/>
        </w:rPr>
      </w:pPr>
      <w:r>
        <w:rPr>
          <w:rFonts w:hint="eastAsia"/>
        </w:rPr>
        <w:t xml:space="preserve">        plt.axis("off")</w:t>
      </w:r>
    </w:p>
    <w:p w14:paraId="063032B6">
      <w:pPr>
        <w:rPr>
          <w:rFonts w:hint="eastAsia"/>
        </w:rPr>
      </w:pPr>
      <w:r>
        <w:rPr>
          <w:rFonts w:hint="eastAsia"/>
        </w:rPr>
        <w:t xml:space="preserve">    plt.tight_layout()</w:t>
      </w:r>
    </w:p>
    <w:p w14:paraId="191771DF">
      <w:pPr>
        <w:rPr>
          <w:rFonts w:hint="eastAsia"/>
        </w:rPr>
      </w:pPr>
      <w:r>
        <w:rPr>
          <w:rFonts w:hint="eastAsia"/>
        </w:rPr>
        <w:t xml:space="preserve">    plt.savefig(f"result_{img_name}.png")</w:t>
      </w:r>
    </w:p>
    <w:p w14:paraId="3830E554">
      <w:pPr>
        <w:rPr>
          <w:rFonts w:hint="eastAsia"/>
        </w:rPr>
      </w:pPr>
      <w:r>
        <w:rPr>
          <w:rFonts w:hint="eastAsia"/>
        </w:rPr>
        <w:t xml:space="preserve">    plt.close()</w:t>
      </w:r>
    </w:p>
    <w:p w14:paraId="7AE8F8C5">
      <w:pPr>
        <w:rPr>
          <w:rFonts w:hint="eastAsia"/>
        </w:rPr>
      </w:pPr>
    </w:p>
    <w:p w14:paraId="0F7DD902">
      <w:pPr>
        <w:rPr>
          <w:rFonts w:hint="eastAsia"/>
        </w:rPr>
      </w:pPr>
      <w:r>
        <w:rPr>
          <w:rFonts w:hint="eastAsia"/>
        </w:rPr>
        <w:t xml:space="preserve"> 主函数</w:t>
      </w:r>
    </w:p>
    <w:p w14:paraId="5AEE7B8F">
      <w:pPr>
        <w:rPr>
          <w:rFonts w:hint="eastAsia"/>
        </w:rPr>
      </w:pPr>
      <w:r>
        <w:rPr>
          <w:rFonts w:hint="eastAsia"/>
        </w:rPr>
        <w:t>if __name__ == "__main__":</w:t>
      </w:r>
    </w:p>
    <w:p w14:paraId="637BFEB1">
      <w:pPr>
        <w:rPr>
          <w:rFonts w:hint="eastAsia"/>
        </w:rPr>
      </w:pPr>
      <w:r>
        <w:rPr>
          <w:rFonts w:hint="eastAsia"/>
        </w:rPr>
        <w:t xml:space="preserve">    imgs, names = generate_test_images()</w:t>
      </w:r>
    </w:p>
    <w:p w14:paraId="533EC280">
      <w:pPr>
        <w:rPr>
          <w:rFonts w:hint="eastAsia"/>
        </w:rPr>
      </w:pPr>
      <w:r>
        <w:rPr>
          <w:rFonts w:hint="eastAsia"/>
        </w:rPr>
        <w:t xml:space="preserve">    for img, name in zip(imgs, names):</w:t>
      </w:r>
    </w:p>
    <w:p w14:paraId="56C96747">
      <w:pPr>
        <w:rPr>
          <w:rFonts w:hint="eastAsia"/>
        </w:rPr>
      </w:pPr>
      <w:r>
        <w:rPr>
          <w:rFonts w:hint="eastAsia"/>
        </w:rPr>
        <w:t xml:space="preserve">        print(f"\n处理图像：{name}")</w:t>
      </w:r>
    </w:p>
    <w:p w14:paraId="0315B405">
      <w:pPr>
        <w:rPr>
          <w:rFonts w:hint="eastAsia"/>
        </w:rPr>
      </w:pPr>
      <w:r>
        <w:rPr>
          <w:rFonts w:hint="eastAsia"/>
        </w:rPr>
        <w:t xml:space="preserve">        results = enhance_methods(img)</w:t>
      </w:r>
    </w:p>
    <w:p w14:paraId="2D216E09">
      <w:pPr>
        <w:rPr>
          <w:rFonts w:hint="eastAsia"/>
        </w:rPr>
      </w:pPr>
      <w:r>
        <w:rPr>
          <w:rFonts w:hint="eastAsia"/>
        </w:rPr>
        <w:t xml:space="preserve">        plot_results(img, results, name)</w:t>
      </w:r>
    </w:p>
    <w:p w14:paraId="16606CFF">
      <w:pPr>
        <w:rPr>
          <w:rFonts w:hint="eastAsia"/>
        </w:rPr>
      </w:pPr>
      <w:r>
        <w:rPr>
          <w:rFonts w:hint="eastAsia"/>
        </w:rPr>
        <w:t xml:space="preserve">        print("定量评价指标（PSNR/SSIM）：")</w:t>
      </w:r>
    </w:p>
    <w:p w14:paraId="3F451D72">
      <w:pPr>
        <w:rPr>
          <w:rFonts w:hint="eastAsia"/>
        </w:rPr>
      </w:pPr>
      <w:r>
        <w:rPr>
          <w:rFonts w:hint="eastAsia"/>
        </w:rPr>
        <w:t xml:space="preserve">        for method, res in results.items():</w:t>
      </w:r>
    </w:p>
    <w:p w14:paraId="684465E9">
      <w:pPr>
        <w:rPr>
          <w:rFonts w:hint="eastAsia"/>
        </w:rPr>
      </w:pPr>
      <w:r>
        <w:rPr>
          <w:rFonts w:hint="eastAsia"/>
        </w:rPr>
        <w:t xml:space="preserve">            p, s = evaluate(img, res)</w:t>
      </w:r>
    </w:p>
    <w:p w14:paraId="6EE3101E">
      <w:pPr>
        <w:rPr>
          <w:rFonts w:hint="eastAsia"/>
        </w:rPr>
      </w:pPr>
      <w:r>
        <w:rPr>
          <w:rFonts w:hint="eastAsia"/>
        </w:rPr>
        <w:t xml:space="preserve">            print(f"{method:12s} | PSNR: {p:.2f} dB | SSIM: {s:.4f}")</w:t>
      </w:r>
    </w:p>
    <w:p w14:paraId="21B1B234">
      <w:pPr>
        <w:rPr>
          <w:rFonts w:hint="eastAsia"/>
        </w:rPr>
      </w:pPr>
      <w:r>
        <w:rPr>
          <w:rFonts w:hint="eastAsia"/>
        </w:rPr>
        <w:t xml:space="preserve">    print("\n✅ 所有实验完成！结果已保存！")</w:t>
      </w:r>
    </w:p>
    <w:p w14:paraId="4AFF3B53">
      <w:pPr>
        <w:rPr>
          <w:rFonts w:hint="eastAsia"/>
        </w:rPr>
      </w:pPr>
      <w:r>
        <w:rPr>
          <w:rFonts w:hint="eastAsia"/>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C SYSTEM">
    <w15:presenceInfo w15:providerId="None" w15:userId="MC SYSTE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1476CE"/>
    <w:rsid w:val="0C9E3391"/>
    <w:rsid w:val="1B2D2802"/>
    <w:rsid w:val="27E64D5A"/>
    <w:rsid w:val="3ADD1FEC"/>
    <w:rsid w:val="40C94DC1"/>
    <w:rsid w:val="434D397B"/>
    <w:rsid w:val="454A131F"/>
    <w:rsid w:val="4C285091"/>
    <w:rsid w:val="538F2276"/>
    <w:rsid w:val="65671EB7"/>
    <w:rsid w:val="6AC65D4A"/>
    <w:rsid w:val="7298621E"/>
    <w:rsid w:val="79BF0534"/>
    <w:rsid w:val="7E9E2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3621</Words>
  <Characters>6188</Characters>
  <Lines>0</Lines>
  <Paragraphs>0</Paragraphs>
  <TotalTime>13</TotalTime>
  <ScaleCrop>false</ScaleCrop>
  <LinksUpToDate>false</LinksUpToDate>
  <CharactersWithSpaces>6817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2026-03-27T07:44:00Z</dcterms:created>
  <dc:creator>Gevle</dc:creator>
  <cp:lastModifiedBy>WPS_1693152968</cp:lastModifiedBy>
  <dcterms:modified xsi:type="dcterms:W3CDTF">2026-03-27T17:12:46Z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eyJoZGlkIjoiNGJkYzcxMjU5MmJiNjE4YzNhMDE1ODVlOTI0YmFmZTkiLCJ1c2VySWQiOiIxNTI0NTg4MDIyIn0=</vt:lpwstr>
  </property>
  <property fmtid="{D5CDD505-2E9C-101B-9397-08002B2CF9AE}" pid="4" name="ICV">
    <vt:lpwstr>309EAC49BCAE4ABA8070501EB6CC7D7D_13</vt:lpwstr>
  </property>
</Properties>
</file>