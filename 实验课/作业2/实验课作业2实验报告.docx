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F5247B">
      <w:pPr>
        <w:jc w:val="center"/>
        <w:rPr>
          <w:rFonts w:eastAsia="楷体_GB2312"/>
          <w:b/>
          <w:sz w:val="44"/>
          <w:szCs w:val="44"/>
        </w:rPr>
      </w:pPr>
      <w:r>
        <w:rPr>
          <w:rFonts w:eastAsia="楷体_GB2312"/>
          <w:b/>
          <w:sz w:val="44"/>
          <w:szCs w:val="44"/>
        </w:rPr>
        <w:t>暨南大学本科实验报告专用纸</w:t>
      </w:r>
    </w:p>
    <w:p w14:paraId="6ABBA9DC">
      <w:pPr>
        <w:spacing w:line="420" w:lineRule="exact"/>
        <w:rPr>
          <w:rFonts w:eastAsia="楷体_GB2312"/>
          <w:sz w:val="28"/>
          <w:szCs w:val="28"/>
        </w:rPr>
      </w:pPr>
      <w:r>
        <w:rPr>
          <w:rFonts w:eastAsia="楷体_GB2312"/>
          <w:sz w:val="28"/>
          <w:szCs w:val="28"/>
        </w:rPr>
        <w:t>课程名称</w:t>
      </w:r>
      <w:r>
        <w:rPr>
          <w:rFonts w:eastAsia="楷体_GB2312"/>
          <w:sz w:val="28"/>
          <w:szCs w:val="28"/>
          <w:u w:val="single"/>
        </w:rPr>
        <w:t xml:space="preserve">  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计算机视觉实验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</w:rPr>
        <w:t xml:space="preserve">  </w:t>
      </w:r>
      <w:r>
        <w:rPr>
          <w:rFonts w:eastAsia="楷体_GB2312"/>
          <w:sz w:val="28"/>
          <w:szCs w:val="28"/>
        </w:rPr>
        <w:t>指导教师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赵乘骥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hint="eastAsia"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成绩</w:t>
      </w:r>
      <w:r>
        <w:rPr>
          <w:rFonts w:eastAsia="楷体_GB2312"/>
          <w:sz w:val="28"/>
          <w:szCs w:val="28"/>
          <w:u w:val="single"/>
        </w:rPr>
        <w:t xml:space="preserve">    </w:t>
      </w:r>
      <w:r>
        <w:rPr>
          <w:rFonts w:hint="eastAsia"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  <w:u w:val="single"/>
        </w:rPr>
        <w:t xml:space="preserve">   </w:t>
      </w:r>
    </w:p>
    <w:p w14:paraId="57FA79D4">
      <w:pPr>
        <w:spacing w:line="420" w:lineRule="exact"/>
        <w:rPr>
          <w:rFonts w:eastAsia="楷体_GB2312"/>
          <w:sz w:val="28"/>
          <w:szCs w:val="28"/>
        </w:rPr>
      </w:pPr>
      <w:r>
        <w:rPr>
          <w:rFonts w:eastAsia="楷体_GB2312"/>
          <w:sz w:val="28"/>
          <w:szCs w:val="28"/>
        </w:rPr>
        <w:t>实验项目名称</w:t>
      </w:r>
      <w:r>
        <w:rPr>
          <w:rFonts w:hint="eastAsia" w:eastAsia="楷体_GB2312"/>
          <w:sz w:val="28"/>
          <w:szCs w:val="28"/>
          <w:u w:val="single"/>
        </w:rPr>
        <w:t xml:space="preserve">  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 xml:space="preserve">作业2 </w:t>
      </w:r>
      <w:r>
        <w:rPr>
          <w:rFonts w:hint="eastAsia"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实验项目类型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</w:rPr>
        <w:t>验证</w:t>
      </w:r>
      <w:r>
        <w:rPr>
          <w:rFonts w:eastAsia="楷体_GB2312"/>
          <w:sz w:val="28"/>
          <w:szCs w:val="28"/>
          <w:u w:val="single"/>
        </w:rPr>
        <w:t xml:space="preserve"> </w:t>
      </w:r>
    </w:p>
    <w:p w14:paraId="2AC5DD74">
      <w:pPr>
        <w:numPr>
          <w:ins w:id="0" w:author="MC SYSTEM" w:date="2006-06-11T14:06:00Z"/>
        </w:numPr>
        <w:spacing w:line="420" w:lineRule="exact"/>
        <w:rPr>
          <w:rFonts w:eastAsia="楷体_GB2312"/>
          <w:sz w:val="28"/>
          <w:szCs w:val="28"/>
          <w:u w:val="single"/>
        </w:rPr>
      </w:pPr>
      <w:r>
        <w:rPr>
          <w:rFonts w:eastAsia="楷体_GB2312"/>
          <w:sz w:val="28"/>
          <w:szCs w:val="28"/>
        </w:rPr>
        <w:t>实验地点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教108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eastAsia="楷体_GB2312"/>
          <w:sz w:val="28"/>
          <w:szCs w:val="28"/>
        </w:rPr>
        <w:t>学院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国际能源学院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eastAsia="楷体_GB2312"/>
          <w:sz w:val="28"/>
          <w:szCs w:val="28"/>
        </w:rPr>
        <w:t>专业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 xml:space="preserve">    自动化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  <w:u w:val="single"/>
        </w:rPr>
        <w:t xml:space="preserve">          </w:t>
      </w:r>
      <w:r>
        <w:rPr>
          <w:rFonts w:eastAsia="楷体_GB2312"/>
          <w:sz w:val="28"/>
          <w:szCs w:val="28"/>
        </w:rPr>
        <w:t xml:space="preserve">  </w:t>
      </w:r>
    </w:p>
    <w:p w14:paraId="11A0E0B1">
      <w:pPr>
        <w:spacing w:line="420" w:lineRule="exact"/>
        <w:ind w:left="280" w:hanging="280" w:hangingChars="100"/>
        <w:rPr>
          <w:rFonts w:hint="eastAsia" w:eastAsia="楷体_GB2312"/>
          <w:sz w:val="28"/>
          <w:szCs w:val="28"/>
          <w:u w:val="single"/>
        </w:rPr>
      </w:pPr>
      <w:r>
        <w:rPr>
          <w:rFonts w:eastAsia="楷体_GB2312"/>
          <w:sz w:val="28"/>
          <w:szCs w:val="28"/>
        </w:rPr>
        <w:t>学生姓名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 xml:space="preserve"> 陈亿锋 </w:t>
      </w:r>
      <w:r>
        <w:rPr>
          <w:rFonts w:eastAsia="楷体_GB2312"/>
          <w:sz w:val="28"/>
          <w:szCs w:val="28"/>
        </w:rPr>
        <w:t>学号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2023101159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实验时间</w:t>
      </w:r>
      <w:r>
        <w:rPr>
          <w:rFonts w:hint="eastAsia"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2026</w:t>
      </w:r>
      <w:r>
        <w:rPr>
          <w:rFonts w:hint="eastAsia"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年</w:t>
      </w:r>
      <w:r>
        <w:rPr>
          <w:rFonts w:hint="eastAsia"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3</w:t>
      </w:r>
      <w:r>
        <w:rPr>
          <w:rFonts w:hint="eastAsia"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月</w:t>
      </w:r>
      <w:r>
        <w:rPr>
          <w:rFonts w:hint="eastAsia"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27</w:t>
      </w:r>
      <w:r>
        <w:rPr>
          <w:rFonts w:hint="eastAsia"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日</w:t>
      </w:r>
      <w:r>
        <w:rPr>
          <w:rFonts w:hint="eastAsia" w:eastAsia="楷体_GB2312"/>
          <w:sz w:val="28"/>
          <w:szCs w:val="28"/>
        </w:rPr>
        <w:t xml:space="preserve"> </w:t>
      </w:r>
    </w:p>
    <w:p w14:paraId="75434E1E">
      <w:pPr>
        <w:rPr>
          <w:rFonts w:hint="eastAsia"/>
          <w:b/>
          <w:bCs/>
          <w:sz w:val="28"/>
          <w:szCs w:val="28"/>
        </w:rPr>
      </w:pPr>
      <w:bookmarkStart w:id="0" w:name="_GoBack"/>
      <w:bookmarkEnd w:id="0"/>
      <w:r>
        <w:rPr>
          <w:rFonts w:hint="eastAsia"/>
          <w:b/>
          <w:bCs/>
          <w:sz w:val="28"/>
          <w:szCs w:val="28"/>
        </w:rPr>
        <w:t xml:space="preserve"> 一、实验目的</w:t>
      </w:r>
    </w:p>
    <w:p w14:paraId="4BFA99FF">
      <w:pPr>
        <w:rPr>
          <w:rFonts w:hint="eastAsia"/>
        </w:rPr>
      </w:pPr>
      <w:r>
        <w:rPr>
          <w:rFonts w:hint="eastAsia"/>
        </w:rPr>
        <w:t>1. 掌握 Linux 环境下 OpenCV-C++ 开发环境的搭建方法，熟悉 g++ 编译命令与库链接方式。</w:t>
      </w:r>
    </w:p>
    <w:p w14:paraId="1CD206F6">
      <w:pPr>
        <w:rPr>
          <w:rFonts w:hint="eastAsia"/>
        </w:rPr>
      </w:pPr>
      <w:r>
        <w:rPr>
          <w:rFonts w:hint="eastAsia"/>
        </w:rPr>
        <w:t>2. 理解数字图像在计算机中的存储形式，掌握图像的宽度、高度、通道数等基础属性的获取方法。</w:t>
      </w:r>
    </w:p>
    <w:p w14:paraId="19133FAF">
      <w:pPr>
        <w:rPr>
          <w:rFonts w:hint="eastAsia"/>
        </w:rPr>
      </w:pPr>
      <w:r>
        <w:rPr>
          <w:rFonts w:hint="eastAsia"/>
        </w:rPr>
        <w:t>3. 熟练使用 OpenCV 完成图像的读取、显示、保存核心操作，实现彩色图像到灰度图像的转换。</w:t>
      </w:r>
    </w:p>
    <w:p w14:paraId="736031C9">
      <w:pPr>
        <w:rPr>
          <w:rFonts w:hint="eastAsia"/>
        </w:rPr>
      </w:pPr>
      <w:r>
        <w:rPr>
          <w:rFonts w:hint="eastAsia"/>
        </w:rPr>
        <w:t>4. 掌握 OpenCV 中像素值的直接访问方法与图像区域裁剪的实现逻辑，提升代码的容错处理能力。</w:t>
      </w:r>
    </w:p>
    <w:p w14:paraId="00E4FC0B">
      <w:pPr>
        <w:rPr>
          <w:rFonts w:hint="eastAsia"/>
        </w:rPr>
      </w:pPr>
      <w:r>
        <w:rPr>
          <w:rFonts w:hint="eastAsia"/>
        </w:rPr>
        <w:t>5. 熟悉 VS Code 中 C++ 项目的编译、调试配置，实现程序的一键运行与调试。</w:t>
      </w:r>
    </w:p>
    <w:p w14:paraId="58436EFE"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 xml:space="preserve"> 二、实验环境</w:t>
      </w:r>
    </w:p>
    <w:p w14:paraId="35AA22BE">
      <w:pPr>
        <w:rPr>
          <w:rFonts w:hint="eastAsia"/>
        </w:rPr>
      </w:pPr>
      <w:r>
        <w:rPr>
          <w:rFonts w:hint="eastAsia"/>
        </w:rPr>
        <w:t>1. 硬件环境：PC 主机（CPU x86_64 架构）</w:t>
      </w:r>
    </w:p>
    <w:p w14:paraId="2CAA286A">
      <w:pPr>
        <w:rPr>
          <w:rFonts w:hint="eastAsia"/>
        </w:rPr>
      </w:pPr>
      <w:r>
        <w:rPr>
          <w:rFonts w:hint="eastAsia"/>
        </w:rPr>
        <w:t>2. 软件环境：操作系统为 Ubuntu 18.04+/Windows WSL2；编译工具为 g++；图像处理库为 OpenCV 4（C++ 开发版）；开发工具为 VS Code；调试工具为 gdb。</w:t>
      </w:r>
    </w:p>
    <w:p w14:paraId="6BA3F1C8">
      <w:pPr>
        <w:rPr>
          <w:rFonts w:hint="eastAsia"/>
        </w:rPr>
      </w:pPr>
      <w:r>
        <w:rPr>
          <w:rFonts w:hint="eastAsia"/>
        </w:rPr>
        <w:t>3. 核心依赖：`libopencv-dev`（OpenCV-C++ 开发库），通过 `apt` 命令完成安装。</w:t>
      </w:r>
    </w:p>
    <w:p w14:paraId="177F23DF"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 xml:space="preserve"> 三、实验原理</w:t>
      </w:r>
    </w:p>
    <w:p w14:paraId="6621D5B9">
      <w:pPr>
        <w:rPr>
          <w:rFonts w:hint="eastAsia"/>
        </w:rPr>
      </w:pPr>
      <w:r>
        <w:rPr>
          <w:rFonts w:hint="eastAsia"/>
        </w:rPr>
        <w:t>1. 图像的计算机存储：数字图像以像素矩阵形式存储，彩色图像通常为 3 通道（OpenCV 默认为 BGR 通道顺序），灰度图像为 1 通道；每个像素值为 8 位无符号整数（0-255），表示像素的亮度/色彩强度。</w:t>
      </w:r>
    </w:p>
    <w:p w14:paraId="4DBA256D">
      <w:pPr>
        <w:rPr>
          <w:rFonts w:hint="eastAsia"/>
        </w:rPr>
      </w:pPr>
      <w:r>
        <w:rPr>
          <w:rFonts w:hint="eastAsia"/>
        </w:rPr>
        <w:t>2. OpenCV 核心数据结构：使用 `Mat` 类存储图像，包含图像的像素数据、尺寸、通道数、数据类型等信息，支持高效的图像操作与内存管理。</w:t>
      </w:r>
    </w:p>
    <w:p w14:paraId="16B4AC7E">
      <w:pPr>
        <w:rPr>
          <w:rFonts w:hint="eastAsia"/>
        </w:rPr>
      </w:pPr>
      <w:r>
        <w:rPr>
          <w:rFonts w:hint="eastAsia"/>
        </w:rPr>
        <w:t xml:space="preserve">3. 色彩空间转换：彩色图像转灰度图像通过 `cvtColor` 函数实现，采用加权平均法将 BGR 三通道值转换为单通道灰度值，公式为：  </w:t>
      </w:r>
    </w:p>
    <w:p w14:paraId="659DC40C">
      <w:pPr>
        <w:rPr>
          <w:rFonts w:hint="eastAsia"/>
        </w:rPr>
      </w:pPr>
      <w:r>
        <w:rPr>
          <w:rFonts w:hint="eastAsia"/>
        </w:rPr>
        <w:t xml:space="preserve">   Gray = 0.114 × B + 0.587 × G + 0.299 × R</w:t>
      </w:r>
    </w:p>
    <w:p w14:paraId="1FEAB1B1">
      <w:pPr>
        <w:rPr>
          <w:rFonts w:hint="eastAsia"/>
        </w:rPr>
      </w:pPr>
      <w:r>
        <w:rPr>
          <w:rFonts w:hint="eastAsia"/>
        </w:rPr>
        <w:t>4. 像素访问：通过 `Mat.at&lt;Vec3b&gt;(y, x)` 访问彩色图像指定坐标（y 为行/高度，x 为列/宽度）的像素值，`Vec3b` 为 3 个无符号字符的向量，对应 BGR 三个通道。</w:t>
      </w:r>
    </w:p>
    <w:p w14:paraId="6FAA738E">
      <w:pPr>
        <w:rPr>
          <w:rFonts w:hint="eastAsia"/>
        </w:rPr>
      </w:pPr>
      <w:r>
        <w:rPr>
          <w:rFonts w:hint="eastAsia"/>
        </w:rPr>
        <w:t>5. 图像裁剪：通过 `Rect` 类定义裁剪区域（x 起始、y 起始、宽度、高度），结合 `Mat` 类的区域索引实现图像局部区域的提取。</w:t>
      </w:r>
    </w:p>
    <w:p w14:paraId="25E9DAA2">
      <w:pPr>
        <w:rPr>
          <w:rFonts w:hint="eastAsia"/>
        </w:rPr>
      </w:pPr>
    </w:p>
    <w:p w14:paraId="16F0F6BD">
      <w:pPr>
        <w:rPr>
          <w:rFonts w:hint="eastAsia"/>
        </w:rPr>
      </w:pPr>
      <w:r>
        <w:rPr>
          <w:rFonts w:hint="eastAsia"/>
          <w:b/>
          <w:bCs/>
          <w:sz w:val="28"/>
          <w:szCs w:val="28"/>
        </w:rPr>
        <w:t xml:space="preserve"> 四、实验内容与步骤</w:t>
      </w:r>
    </w:p>
    <w:p w14:paraId="5C2574DB">
      <w:pPr>
        <w:rPr>
          <w:rFonts w:hint="eastAsia"/>
        </w:rPr>
      </w:pPr>
      <w:r>
        <w:rPr>
          <w:rFonts w:hint="eastAsia"/>
        </w:rPr>
        <w:t xml:space="preserve"> （一）实验内容</w:t>
      </w:r>
    </w:p>
    <w:p w14:paraId="186DBA14">
      <w:pPr>
        <w:rPr>
          <w:rFonts w:hint="eastAsia"/>
        </w:rPr>
      </w:pPr>
      <w:r>
        <w:rPr>
          <w:rFonts w:hint="eastAsia"/>
        </w:rPr>
        <w:t>本次实验基于 OpenCV-C++ 实现以下核心功能：</w:t>
      </w:r>
    </w:p>
    <w:p w14:paraId="5077C95A">
      <w:pPr>
        <w:rPr>
          <w:rFonts w:hint="eastAsia"/>
        </w:rPr>
      </w:pPr>
      <w:r>
        <w:rPr>
          <w:rFonts w:hint="eastAsia"/>
        </w:rPr>
        <w:t>1. 读取指定路径的测试图像，增加图像读取的合法性校验；</w:t>
      </w:r>
    </w:p>
    <w:p w14:paraId="26C161FF">
      <w:pPr>
        <w:rPr>
          <w:rFonts w:hint="eastAsia"/>
        </w:rPr>
      </w:pPr>
      <w:r>
        <w:rPr>
          <w:rFonts w:hint="eastAsia"/>
        </w:rPr>
        <w:t>2. 提取并输出图像的宽度、高度、通道数、像素数据类型等基础信息；</w:t>
      </w:r>
    </w:p>
    <w:p w14:paraId="6013EC93">
      <w:pPr>
        <w:rPr>
          <w:rFonts w:hint="eastAsia"/>
        </w:rPr>
      </w:pPr>
      <w:r>
        <w:rPr>
          <w:rFonts w:hint="eastAsia"/>
        </w:rPr>
        <w:t>3. 显示原始彩色图像，实现彩色图像到灰度图像的转换并显示；</w:t>
      </w:r>
    </w:p>
    <w:p w14:paraId="269ABE94">
      <w:pPr>
        <w:rPr>
          <w:rFonts w:hint="eastAsia"/>
        </w:rPr>
      </w:pPr>
      <w:r>
        <w:rPr>
          <w:rFonts w:hint="eastAsia"/>
        </w:rPr>
        <w:t>4. 将转换后的灰度图像保存到本地目录；</w:t>
      </w:r>
    </w:p>
    <w:p w14:paraId="2A6E8D64">
      <w:pPr>
        <w:rPr>
          <w:rFonts w:hint="eastAsia"/>
        </w:rPr>
      </w:pPr>
      <w:r>
        <w:rPr>
          <w:rFonts w:hint="eastAsia"/>
        </w:rPr>
        <w:t>5. 访问图像指定坐标（100,100）的像素值并输出；</w:t>
      </w:r>
    </w:p>
    <w:p w14:paraId="0028DF72">
      <w:pPr>
        <w:rPr>
          <w:rFonts w:hint="eastAsia"/>
        </w:rPr>
      </w:pPr>
      <w:r>
        <w:rPr>
          <w:rFonts w:hint="eastAsia"/>
        </w:rPr>
        <w:t>6. 裁剪图像左上角 200×200 区域，将裁剪结果保存到本地目录；</w:t>
      </w:r>
    </w:p>
    <w:p w14:paraId="7EAC7A5F">
      <w:pPr>
        <w:rPr>
          <w:rFonts w:hint="eastAsia"/>
        </w:rPr>
      </w:pPr>
      <w:r>
        <w:rPr>
          <w:rFonts w:hint="eastAsia"/>
        </w:rPr>
        <w:t>7. 配置 VS Code 编译与调试文件，实现程序的一键编译、运行与调试。</w:t>
      </w:r>
    </w:p>
    <w:p w14:paraId="750C9DFE">
      <w:pPr>
        <w:rPr>
          <w:rFonts w:hint="eastAsia"/>
        </w:rPr>
      </w:pPr>
    </w:p>
    <w:p w14:paraId="31BD11DE">
      <w:pPr>
        <w:rPr>
          <w:rFonts w:hint="eastAsia"/>
        </w:rPr>
      </w:pPr>
      <w:r>
        <w:rPr>
          <w:rFonts w:hint="eastAsia"/>
        </w:rPr>
        <w:t xml:space="preserve"> （二）实验步骤</w:t>
      </w:r>
    </w:p>
    <w:p w14:paraId="75B8C290">
      <w:pPr>
        <w:rPr>
          <w:rFonts w:hint="eastAsia"/>
        </w:rPr>
      </w:pPr>
      <w:r>
        <w:rPr>
          <w:rFonts w:hint="eastAsia"/>
        </w:rPr>
        <w:t>1. 环境搭建：打开 Linux 终端，执行以下命令安装 OpenCV-C++ 开发库，并验证安装是否成功。</w:t>
      </w:r>
    </w:p>
    <w:p w14:paraId="4ACA2A94">
      <w:pPr>
        <w:rPr>
          <w:rFonts w:hint="eastAsia"/>
        </w:rPr>
      </w:pPr>
      <w:r>
        <w:rPr>
          <w:rFonts w:hint="eastAsia"/>
        </w:rPr>
        <w:t xml:space="preserve">   sudo apt update</w:t>
      </w:r>
    </w:p>
    <w:p w14:paraId="01E77A63">
      <w:pPr>
        <w:rPr>
          <w:rFonts w:hint="eastAsia"/>
        </w:rPr>
      </w:pPr>
      <w:r>
        <w:rPr>
          <w:rFonts w:hint="eastAsia"/>
        </w:rPr>
        <w:t xml:space="preserve">   sudo apt install libopencv-dev -y</w:t>
      </w:r>
    </w:p>
    <w:p w14:paraId="0D432999">
      <w:pPr>
        <w:rPr>
          <w:rFonts w:hint="eastAsia"/>
        </w:rPr>
      </w:pPr>
      <w:r>
        <w:rPr>
          <w:rFonts w:hint="eastAsia"/>
        </w:rPr>
        <w:t xml:space="preserve">   pkg-config --modversion opencv4</w:t>
      </w:r>
    </w:p>
    <w:p w14:paraId="3E364ED9">
      <w:pPr>
        <w:rPr>
          <w:rFonts w:hint="eastAsia"/>
        </w:rPr>
      </w:pPr>
      <w:r>
        <w:rPr>
          <w:rFonts w:hint="eastAsia"/>
        </w:rPr>
        <w:t>2. 项目创建：在 Linux 系统中创建项目目录 `cv-course`，在目录下新建 `main.cpp` 文件，编写实验核心代码。</w:t>
      </w:r>
    </w:p>
    <w:p w14:paraId="1C92AE50">
      <w:pPr>
        <w:rPr>
          <w:rFonts w:hint="eastAsia"/>
        </w:rPr>
      </w:pPr>
      <w:r>
        <w:rPr>
          <w:rFonts w:hint="eastAsia"/>
        </w:rPr>
        <w:t>3. 代码编写：基于 OpenCV 库函数，按实验要求编写图像读取、信息输出、灰度化、像素访问、裁剪、保存与显示的代码，增加参数校验、图像空值校验、尺寸判断等容错逻辑。</w:t>
      </w:r>
    </w:p>
    <w:p w14:paraId="4CE6B6F7">
      <w:pPr>
        <w:rPr>
          <w:rFonts w:hint="eastAsia"/>
        </w:rPr>
      </w:pPr>
      <w:r>
        <w:rPr>
          <w:rFonts w:hint="eastAsia"/>
        </w:rPr>
        <w:t>4. 手动编译运行：进入项目目录，创建 `build` 目录用于存放编译后的可执行文件，执行 g++ 编译命令链接 OpenCV 库，运行编译后的程序并查看结果。</w:t>
      </w:r>
    </w:p>
    <w:p w14:paraId="66849586">
      <w:pPr>
        <w:rPr>
          <w:rFonts w:hint="eastAsia"/>
        </w:rPr>
      </w:pPr>
      <w:r>
        <w:rPr>
          <w:rFonts w:hint="eastAsia"/>
        </w:rPr>
        <w:t xml:space="preserve">   cd /home/gevle/cv-course</w:t>
      </w:r>
    </w:p>
    <w:p w14:paraId="02583CBD">
      <w:pPr>
        <w:rPr>
          <w:rFonts w:hint="eastAsia"/>
        </w:rPr>
      </w:pPr>
      <w:r>
        <w:rPr>
          <w:rFonts w:hint="eastAsia"/>
        </w:rPr>
        <w:t xml:space="preserve">   mkdir -p build</w:t>
      </w:r>
    </w:p>
    <w:p w14:paraId="44B48C1F">
      <w:pPr>
        <w:rPr>
          <w:rFonts w:hint="eastAsia"/>
        </w:rPr>
      </w:pPr>
      <w:r>
        <w:rPr>
          <w:rFonts w:hint="eastAsia"/>
        </w:rPr>
        <w:t xml:space="preserve">   g++ main.cpp -o build/opencv_demo `pkg-config --cflags --libs opencv4`</w:t>
      </w:r>
    </w:p>
    <w:p w14:paraId="510FEE25">
      <w:pPr>
        <w:rPr>
          <w:rFonts w:hint="eastAsia"/>
        </w:rPr>
      </w:pPr>
      <w:r>
        <w:rPr>
          <w:rFonts w:hint="eastAsia"/>
        </w:rPr>
        <w:t xml:space="preserve">   ./build/opencv_demo test.jpg</w:t>
      </w:r>
    </w:p>
    <w:p w14:paraId="5C7A0393">
      <w:pPr>
        <w:rPr>
          <w:rFonts w:hint="eastAsia"/>
        </w:rPr>
      </w:pPr>
      <w:r>
        <w:rPr>
          <w:rFonts w:hint="eastAsia"/>
        </w:rPr>
        <w:t>5. VS Code 配置：在项目目录下创建 `.vscode` 文件夹，编写 `tasks.json`（编译配置）和 `launch.json`（调试配置），实现按 F5 一键编译并调试程序。</w:t>
      </w:r>
    </w:p>
    <w:p w14:paraId="2A49D8F2">
      <w:pPr>
        <w:rPr>
          <w:rFonts w:hint="eastAsia"/>
        </w:rPr>
      </w:pPr>
      <w:r>
        <w:rPr>
          <w:rFonts w:hint="eastAsia"/>
        </w:rPr>
        <w:t>6. 结果验证：查看终端输出的图像信息、像素值，检查项目目录下是否生成灰度图 `gray_output.jpg` 和裁剪图 `cropped_output.jpg`，验证图像显示窗口是否正常弹出。</w:t>
      </w:r>
    </w:p>
    <w:p w14:paraId="32EFFCB0">
      <w:pPr>
        <w:rPr>
          <w:rFonts w:hint="eastAsia"/>
          <w:b/>
          <w:bCs/>
          <w:sz w:val="28"/>
          <w:szCs w:val="28"/>
        </w:rPr>
      </w:pPr>
      <w:r>
        <w:rPr>
          <w:rFonts w:hint="eastAsia"/>
        </w:rPr>
        <w:t xml:space="preserve"> </w:t>
      </w:r>
      <w:r>
        <w:rPr>
          <w:rFonts w:hint="eastAsia"/>
          <w:b/>
          <w:bCs/>
          <w:sz w:val="28"/>
          <w:szCs w:val="28"/>
        </w:rPr>
        <w:t>五、实验代码</w:t>
      </w:r>
    </w:p>
    <w:p w14:paraId="67CB4159">
      <w:pPr>
        <w:jc w:val="center"/>
        <w:rPr>
          <w:rFonts w:hint="eastAsia"/>
          <w:b/>
          <w:bCs/>
          <w:sz w:val="28"/>
          <w:szCs w:val="28"/>
        </w:rPr>
      </w:pPr>
      <w:r>
        <w:drawing>
          <wp:inline distT="0" distB="0" distL="114300" distR="114300">
            <wp:extent cx="5264785" cy="3272155"/>
            <wp:effectExtent l="0" t="0" r="3175" b="952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272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8F89FA">
      <w:pPr>
        <w:rPr>
          <w:rFonts w:hint="eastAsia"/>
        </w:rPr>
      </w:pPr>
      <w:r>
        <w:rPr>
          <w:rFonts w:hint="eastAsia"/>
        </w:rPr>
        <w:t>本次实验核心代码为 `main.cpp`，完整代码如下：</w:t>
      </w:r>
    </w:p>
    <w:p w14:paraId="7A0D23AB">
      <w:pPr>
        <w:rPr>
          <w:rFonts w:hint="eastAsia"/>
        </w:rPr>
      </w:pPr>
      <w:r>
        <w:rPr>
          <w:rFonts w:hint="eastAsia"/>
        </w:rPr>
        <w:t>include &lt;opencv2/opencv.hpp&gt;</w:t>
      </w:r>
    </w:p>
    <w:p w14:paraId="6E2E2FB8">
      <w:pPr>
        <w:rPr>
          <w:rFonts w:hint="eastAsia"/>
        </w:rPr>
      </w:pPr>
      <w:r>
        <w:rPr>
          <w:rFonts w:hint="eastAsia"/>
        </w:rPr>
        <w:t>include &lt;iostream&gt;</w:t>
      </w:r>
    </w:p>
    <w:p w14:paraId="39D3504B">
      <w:pPr>
        <w:rPr>
          <w:rFonts w:hint="eastAsia"/>
        </w:rPr>
      </w:pPr>
      <w:r>
        <w:rPr>
          <w:rFonts w:hint="eastAsia"/>
        </w:rPr>
        <w:t>include &lt;string&gt;</w:t>
      </w:r>
    </w:p>
    <w:p w14:paraId="1940ED1C">
      <w:pPr>
        <w:rPr>
          <w:rFonts w:hint="eastAsia"/>
        </w:rPr>
      </w:pPr>
      <w:r>
        <w:rPr>
          <w:rFonts w:hint="eastAsia"/>
        </w:rPr>
        <w:t>using namespace cv;</w:t>
      </w:r>
    </w:p>
    <w:p w14:paraId="1F9D84AA">
      <w:pPr>
        <w:rPr>
          <w:rFonts w:hint="eastAsia"/>
        </w:rPr>
      </w:pPr>
      <w:r>
        <w:rPr>
          <w:rFonts w:hint="eastAsia"/>
        </w:rPr>
        <w:t>using namespace std;</w:t>
      </w:r>
    </w:p>
    <w:p w14:paraId="6C53D6AC">
      <w:pPr>
        <w:rPr>
          <w:rFonts w:hint="eastAsia"/>
        </w:rPr>
      </w:pPr>
    </w:p>
    <w:p w14:paraId="51057A65">
      <w:pPr>
        <w:rPr>
          <w:rFonts w:hint="eastAsia"/>
        </w:rPr>
      </w:pPr>
      <w:r>
        <w:rPr>
          <w:rFonts w:hint="eastAsia"/>
        </w:rPr>
        <w:t>int main(int argc, char argv) {</w:t>
      </w:r>
    </w:p>
    <w:p w14:paraId="16D1F4D5">
      <w:pPr>
        <w:rPr>
          <w:rFonts w:hint="eastAsia"/>
        </w:rPr>
      </w:pPr>
      <w:r>
        <w:rPr>
          <w:rFonts w:hint="eastAsia"/>
        </w:rPr>
        <w:t xml:space="preserve">    // 任务1：读取测试图片，增加参数与图像空值校验</w:t>
      </w:r>
    </w:p>
    <w:p w14:paraId="336875C8">
      <w:pPr>
        <w:rPr>
          <w:rFonts w:hint="eastAsia"/>
        </w:rPr>
      </w:pPr>
      <w:r>
        <w:rPr>
          <w:rFonts w:hint="eastAsia"/>
        </w:rPr>
        <w:t xml:space="preserve">    if (argc != 2) {</w:t>
      </w:r>
    </w:p>
    <w:p w14:paraId="1E1BCE67">
      <w:pPr>
        <w:rPr>
          <w:rFonts w:hint="eastAsia"/>
        </w:rPr>
      </w:pPr>
      <w:r>
        <w:rPr>
          <w:rFonts w:hint="eastAsia"/>
        </w:rPr>
        <w:t xml:space="preserve">        cout &lt;&lt; "用法: ./opencv_demo &lt;图片路径&gt;" &lt;&lt; endl;</w:t>
      </w:r>
    </w:p>
    <w:p w14:paraId="7C4C49F1">
      <w:pPr>
        <w:rPr>
          <w:rFonts w:hint="eastAsia"/>
        </w:rPr>
      </w:pPr>
      <w:r>
        <w:rPr>
          <w:rFonts w:hint="eastAsia"/>
        </w:rPr>
        <w:t xml:space="preserve">        return -1;</w:t>
      </w:r>
    </w:p>
    <w:p w14:paraId="0882EEAB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EC67A2F">
      <w:pPr>
        <w:rPr>
          <w:rFonts w:hint="eastAsia"/>
        </w:rPr>
      </w:pPr>
      <w:r>
        <w:rPr>
          <w:rFonts w:hint="eastAsia"/>
        </w:rPr>
        <w:t xml:space="preserve">    Mat img = imread(argv[1], IMREAD_COLOR);</w:t>
      </w:r>
    </w:p>
    <w:p w14:paraId="689B20BC">
      <w:pPr>
        <w:rPr>
          <w:rFonts w:hint="eastAsia"/>
        </w:rPr>
      </w:pPr>
      <w:r>
        <w:rPr>
          <w:rFonts w:hint="eastAsia"/>
        </w:rPr>
        <w:t xml:space="preserve">    if (img.empty()) {</w:t>
      </w:r>
    </w:p>
    <w:p w14:paraId="22A8DA89">
      <w:pPr>
        <w:rPr>
          <w:rFonts w:hint="eastAsia"/>
        </w:rPr>
      </w:pPr>
      <w:r>
        <w:rPr>
          <w:rFonts w:hint="eastAsia"/>
        </w:rPr>
        <w:t xml:space="preserve">        cout &lt;&lt; "❌ 无法读取图片，请检查路径！" &lt;&lt; endl;</w:t>
      </w:r>
    </w:p>
    <w:p w14:paraId="65C3FA79">
      <w:pPr>
        <w:rPr>
          <w:rFonts w:hint="eastAsia"/>
        </w:rPr>
      </w:pPr>
      <w:r>
        <w:rPr>
          <w:rFonts w:hint="eastAsia"/>
        </w:rPr>
        <w:t xml:space="preserve">        return -1;</w:t>
      </w:r>
    </w:p>
    <w:p w14:paraId="6811A10F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82B34AF">
      <w:pPr>
        <w:rPr>
          <w:rFonts w:hint="eastAsia"/>
        </w:rPr>
      </w:pPr>
    </w:p>
    <w:p w14:paraId="17F14A17">
      <w:pPr>
        <w:rPr>
          <w:rFonts w:hint="eastAsia"/>
        </w:rPr>
      </w:pPr>
      <w:r>
        <w:rPr>
          <w:rFonts w:hint="eastAsia"/>
        </w:rPr>
        <w:t xml:space="preserve">    // 任务2：输出图像基本信息（宽度、高度、通道数、数据类型）</w:t>
      </w:r>
    </w:p>
    <w:p w14:paraId="2D5B144B">
      <w:pPr>
        <w:rPr>
          <w:rFonts w:hint="eastAsia"/>
        </w:rPr>
      </w:pPr>
      <w:r>
        <w:rPr>
          <w:rFonts w:hint="eastAsia"/>
        </w:rPr>
        <w:t xml:space="preserve">    cout &lt;&lt; "=== 图像基本信息 ===" &lt;&lt; endl;</w:t>
      </w:r>
    </w:p>
    <w:p w14:paraId="7D9CDC8A">
      <w:pPr>
        <w:rPr>
          <w:rFonts w:hint="eastAsia"/>
        </w:rPr>
      </w:pPr>
      <w:r>
        <w:rPr>
          <w:rFonts w:hint="eastAsia"/>
        </w:rPr>
        <w:t xml:space="preserve">    cout &lt;&lt; "宽度: " &lt;&lt; img.cols &lt;&lt; " 像素" &lt;&lt; endl;</w:t>
      </w:r>
    </w:p>
    <w:p w14:paraId="36BCB01A">
      <w:pPr>
        <w:rPr>
          <w:rFonts w:hint="eastAsia"/>
        </w:rPr>
      </w:pPr>
      <w:r>
        <w:rPr>
          <w:rFonts w:hint="eastAsia"/>
        </w:rPr>
        <w:t xml:space="preserve">    cout &lt;&lt; "高度: " &lt;&lt; img.rows &lt;&lt; " 像素" &lt;&lt; endl;</w:t>
      </w:r>
    </w:p>
    <w:p w14:paraId="75E8158F">
      <w:pPr>
        <w:rPr>
          <w:rFonts w:hint="eastAsia"/>
        </w:rPr>
      </w:pPr>
      <w:r>
        <w:rPr>
          <w:rFonts w:hint="eastAsia"/>
        </w:rPr>
        <w:t xml:space="preserve">    cout &lt;&lt; "通道数: " &lt;&lt; img.channels() &lt;&lt; endl;</w:t>
      </w:r>
    </w:p>
    <w:p w14:paraId="0E27BDD5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B96BC87">
      <w:pPr>
        <w:rPr>
          <w:rFonts w:hint="eastAsia"/>
        </w:rPr>
      </w:pPr>
      <w:r>
        <w:rPr>
          <w:rFonts w:hint="eastAsia"/>
        </w:rPr>
        <w:t xml:space="preserve">    string type_str;</w:t>
      </w:r>
    </w:p>
    <w:p w14:paraId="39913BBC">
      <w:pPr>
        <w:rPr>
          <w:rFonts w:hint="eastAsia"/>
        </w:rPr>
      </w:pPr>
      <w:r>
        <w:rPr>
          <w:rFonts w:hint="eastAsia"/>
        </w:rPr>
        <w:t xml:space="preserve">    int type = img.type();</w:t>
      </w:r>
    </w:p>
    <w:p w14:paraId="53734031">
      <w:pPr>
        <w:rPr>
          <w:rFonts w:hint="eastAsia"/>
        </w:rPr>
      </w:pPr>
      <w:r>
        <w:rPr>
          <w:rFonts w:hint="eastAsia"/>
        </w:rPr>
        <w:t xml:space="preserve">    if (type == CV_8UC3) type_str = "8位无符号，3通道（彩色）";</w:t>
      </w:r>
    </w:p>
    <w:p w14:paraId="00ABA631">
      <w:pPr>
        <w:rPr>
          <w:rFonts w:hint="eastAsia"/>
        </w:rPr>
      </w:pPr>
      <w:r>
        <w:rPr>
          <w:rFonts w:hint="eastAsia"/>
        </w:rPr>
        <w:t xml:space="preserve">    else if (type == CV_8UC1) type_str = "8位无符号，1通道（灰度）";</w:t>
      </w:r>
    </w:p>
    <w:p w14:paraId="242C1948">
      <w:pPr>
        <w:rPr>
          <w:rFonts w:hint="eastAsia"/>
        </w:rPr>
      </w:pPr>
      <w:r>
        <w:rPr>
          <w:rFonts w:hint="eastAsia"/>
        </w:rPr>
        <w:t xml:space="preserve">    else type_str = "其他类型";</w:t>
      </w:r>
    </w:p>
    <w:p w14:paraId="4546DA5A">
      <w:pPr>
        <w:rPr>
          <w:rFonts w:hint="eastAsia"/>
        </w:rPr>
      </w:pPr>
      <w:r>
        <w:rPr>
          <w:rFonts w:hint="eastAsia"/>
        </w:rPr>
        <w:t xml:space="preserve">    cout &lt;&lt; "像素数据类型: " &lt;&lt; type_str &lt;&lt; endl;</w:t>
      </w:r>
    </w:p>
    <w:p w14:paraId="6286F161">
      <w:pPr>
        <w:rPr>
          <w:rFonts w:hint="eastAsia"/>
        </w:rPr>
      </w:pPr>
    </w:p>
    <w:p w14:paraId="6343F282">
      <w:pPr>
        <w:rPr>
          <w:rFonts w:hint="eastAsia"/>
        </w:rPr>
      </w:pPr>
      <w:r>
        <w:rPr>
          <w:rFonts w:hint="eastAsia"/>
        </w:rPr>
        <w:t xml:space="preserve">    // 任务3：创建窗口并显示原图</w:t>
      </w:r>
    </w:p>
    <w:p w14:paraId="0B99F6E6">
      <w:pPr>
        <w:rPr>
          <w:rFonts w:hint="eastAsia"/>
        </w:rPr>
      </w:pPr>
      <w:r>
        <w:rPr>
          <w:rFonts w:hint="eastAsia"/>
        </w:rPr>
        <w:t xml:space="preserve">    namedWindow("原图", WINDOW_AUTOSIZE);</w:t>
      </w:r>
    </w:p>
    <w:p w14:paraId="04DCAC25">
      <w:pPr>
        <w:rPr>
          <w:rFonts w:hint="eastAsia"/>
        </w:rPr>
      </w:pPr>
      <w:r>
        <w:rPr>
          <w:rFonts w:hint="eastAsia"/>
        </w:rPr>
        <w:t xml:space="preserve">    imshow("原图", img);</w:t>
      </w:r>
    </w:p>
    <w:p w14:paraId="352D86A6">
      <w:pPr>
        <w:rPr>
          <w:rFonts w:hint="eastAsia"/>
        </w:rPr>
      </w:pPr>
    </w:p>
    <w:p w14:paraId="3F228813">
      <w:pPr>
        <w:rPr>
          <w:rFonts w:hint="eastAsia"/>
        </w:rPr>
      </w:pPr>
      <w:r>
        <w:rPr>
          <w:rFonts w:hint="eastAsia"/>
        </w:rPr>
        <w:t xml:space="preserve">    // 任务4：彩色图转灰度图并显示</w:t>
      </w:r>
    </w:p>
    <w:p w14:paraId="565DE397">
      <w:pPr>
        <w:rPr>
          <w:rFonts w:hint="eastAsia"/>
        </w:rPr>
      </w:pPr>
      <w:r>
        <w:rPr>
          <w:rFonts w:hint="eastAsia"/>
        </w:rPr>
        <w:t xml:space="preserve">    Mat gray_img;</w:t>
      </w:r>
    </w:p>
    <w:p w14:paraId="3B96F154">
      <w:pPr>
        <w:rPr>
          <w:rFonts w:hint="eastAsia"/>
        </w:rPr>
      </w:pPr>
      <w:r>
        <w:rPr>
          <w:rFonts w:hint="eastAsia"/>
        </w:rPr>
        <w:t xml:space="preserve">    cvtColor(img, gray_img, COLOR_BGR2GRAY);</w:t>
      </w:r>
    </w:p>
    <w:p w14:paraId="359B6A8C">
      <w:pPr>
        <w:rPr>
          <w:rFonts w:hint="eastAsia"/>
        </w:rPr>
      </w:pPr>
      <w:r>
        <w:rPr>
          <w:rFonts w:hint="eastAsia"/>
        </w:rPr>
        <w:t xml:space="preserve">    namedWindow("灰度图", WINDOW_AUTOSIZE);</w:t>
      </w:r>
    </w:p>
    <w:p w14:paraId="70909322">
      <w:pPr>
        <w:rPr>
          <w:rFonts w:hint="eastAsia"/>
        </w:rPr>
      </w:pPr>
      <w:r>
        <w:rPr>
          <w:rFonts w:hint="eastAsia"/>
        </w:rPr>
        <w:t xml:space="preserve">    imshow("灰度图", gray_img);</w:t>
      </w:r>
    </w:p>
    <w:p w14:paraId="76924E37">
      <w:pPr>
        <w:rPr>
          <w:rFonts w:hint="eastAsia"/>
        </w:rPr>
      </w:pPr>
    </w:p>
    <w:p w14:paraId="78A093E0">
      <w:pPr>
        <w:rPr>
          <w:rFonts w:hint="eastAsia"/>
        </w:rPr>
      </w:pPr>
      <w:r>
        <w:rPr>
          <w:rFonts w:hint="eastAsia"/>
        </w:rPr>
        <w:t xml:space="preserve">    // 任务5：将灰度图保存到本地</w:t>
      </w:r>
    </w:p>
    <w:p w14:paraId="3E28ECF4">
      <w:pPr>
        <w:rPr>
          <w:rFonts w:hint="eastAsia"/>
        </w:rPr>
      </w:pPr>
      <w:r>
        <w:rPr>
          <w:rFonts w:hint="eastAsia"/>
        </w:rPr>
        <w:t xml:space="preserve">    imwrite("gray_output.jpg", gray_img);</w:t>
      </w:r>
    </w:p>
    <w:p w14:paraId="1C9C7A92">
      <w:pPr>
        <w:rPr>
          <w:rFonts w:hint="eastAsia"/>
        </w:rPr>
      </w:pPr>
      <w:r>
        <w:rPr>
          <w:rFonts w:hint="eastAsia"/>
        </w:rPr>
        <w:t xml:space="preserve">    cout &lt;&lt; "✅ 灰度图已保存为: gray_output.jpg" &lt;&lt; endl;</w:t>
      </w:r>
    </w:p>
    <w:p w14:paraId="66D60FD5">
      <w:pPr>
        <w:rPr>
          <w:rFonts w:hint="eastAsia"/>
        </w:rPr>
      </w:pPr>
    </w:p>
    <w:p w14:paraId="5915C04A">
      <w:pPr>
        <w:rPr>
          <w:rFonts w:hint="eastAsia"/>
        </w:rPr>
      </w:pPr>
      <w:r>
        <w:rPr>
          <w:rFonts w:hint="eastAsia"/>
        </w:rPr>
        <w:t xml:space="preserve">    // 任务6：NumPy 风格简单操作（C++ 实现）</w:t>
      </w:r>
    </w:p>
    <w:p w14:paraId="4D4B46D9">
      <w:pPr>
        <w:rPr>
          <w:rFonts w:hint="eastAsia"/>
        </w:rPr>
      </w:pPr>
      <w:r>
        <w:rPr>
          <w:rFonts w:hint="eastAsia"/>
        </w:rPr>
        <w:t xml:space="preserve">    // 6.1 访问并输出(100,100)坐标的BGR像素值（增加尺寸判断）</w:t>
      </w:r>
    </w:p>
    <w:p w14:paraId="5D393817">
      <w:pPr>
        <w:rPr>
          <w:rFonts w:hint="eastAsia"/>
        </w:rPr>
      </w:pPr>
      <w:r>
        <w:rPr>
          <w:rFonts w:hint="eastAsia"/>
        </w:rPr>
        <w:t xml:space="preserve">    if (img.rows &gt; 100 &amp;&amp; img.cols &gt; 100) {</w:t>
      </w:r>
    </w:p>
    <w:p w14:paraId="1268D9C4">
      <w:pPr>
        <w:rPr>
          <w:rFonts w:hint="eastAsia"/>
        </w:rPr>
      </w:pPr>
      <w:r>
        <w:rPr>
          <w:rFonts w:hint="eastAsia"/>
        </w:rPr>
        <w:t xml:space="preserve">        Vec3b pixel = img.at&lt;Vec3b&gt;(100, 100);</w:t>
      </w:r>
    </w:p>
    <w:p w14:paraId="03733630">
      <w:pPr>
        <w:rPr>
          <w:rFonts w:hint="eastAsia"/>
        </w:rPr>
      </w:pPr>
      <w:r>
        <w:rPr>
          <w:rFonts w:hint="eastAsia"/>
        </w:rPr>
        <w:t xml:space="preserve">        cout &lt;&lt; "像素(100,100)的 BGR 值: " </w:t>
      </w:r>
    </w:p>
    <w:p w14:paraId="0679DA59">
      <w:pPr>
        <w:rPr>
          <w:rFonts w:hint="eastAsia"/>
        </w:rPr>
      </w:pPr>
      <w:r>
        <w:rPr>
          <w:rFonts w:hint="eastAsia"/>
        </w:rPr>
        <w:t xml:space="preserve">             &lt;&lt; (int)pixel[0] &lt;&lt; ", " </w:t>
      </w:r>
    </w:p>
    <w:p w14:paraId="2A7BEF82">
      <w:pPr>
        <w:rPr>
          <w:rFonts w:hint="eastAsia"/>
        </w:rPr>
      </w:pPr>
      <w:r>
        <w:rPr>
          <w:rFonts w:hint="eastAsia"/>
        </w:rPr>
        <w:t xml:space="preserve">             &lt;&lt; (int)pixel[1] &lt;&lt; ", " </w:t>
      </w:r>
    </w:p>
    <w:p w14:paraId="282F6D79">
      <w:pPr>
        <w:rPr>
          <w:rFonts w:hint="eastAsia"/>
        </w:rPr>
      </w:pPr>
      <w:r>
        <w:rPr>
          <w:rFonts w:hint="eastAsia"/>
        </w:rPr>
        <w:t xml:space="preserve">             &lt;&lt; (int)pixel[2] &lt;&lt; endl;</w:t>
      </w:r>
    </w:p>
    <w:p w14:paraId="15B5C337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29FC47D">
      <w:pPr>
        <w:rPr>
          <w:rFonts w:hint="eastAsia"/>
        </w:rPr>
      </w:pPr>
      <w:r>
        <w:rPr>
          <w:rFonts w:hint="eastAsia"/>
        </w:rPr>
        <w:t xml:space="preserve">    // 6.2 裁剪左上角200x200区域并保存（增加尺寸判断）</w:t>
      </w:r>
    </w:p>
    <w:p w14:paraId="781DA691">
      <w:pPr>
        <w:rPr>
          <w:rFonts w:hint="eastAsia"/>
        </w:rPr>
      </w:pPr>
      <w:r>
        <w:rPr>
          <w:rFonts w:hint="eastAsia"/>
        </w:rPr>
        <w:t xml:space="preserve">    if (img.rows &gt;= 200 &amp;&amp; img.cols &gt;= 200) {</w:t>
      </w:r>
    </w:p>
    <w:p w14:paraId="78EC4A08">
      <w:pPr>
        <w:rPr>
          <w:rFonts w:hint="eastAsia"/>
        </w:rPr>
      </w:pPr>
      <w:r>
        <w:rPr>
          <w:rFonts w:hint="eastAsia"/>
        </w:rPr>
        <w:t xml:space="preserve">        Rect roi(0, 0, 200, 200);</w:t>
      </w:r>
    </w:p>
    <w:p w14:paraId="71964BB6">
      <w:pPr>
        <w:rPr>
          <w:rFonts w:hint="eastAsia"/>
        </w:rPr>
      </w:pPr>
      <w:r>
        <w:rPr>
          <w:rFonts w:hint="eastAsia"/>
        </w:rPr>
        <w:t xml:space="preserve">        Mat cropped_img = img(roi);</w:t>
      </w:r>
    </w:p>
    <w:p w14:paraId="3F225DEF">
      <w:pPr>
        <w:rPr>
          <w:rFonts w:hint="eastAsia"/>
        </w:rPr>
      </w:pPr>
      <w:r>
        <w:rPr>
          <w:rFonts w:hint="eastAsia"/>
        </w:rPr>
        <w:t xml:space="preserve">        imwrite("cropped_output.jpg", cropped_img);</w:t>
      </w:r>
    </w:p>
    <w:p w14:paraId="27BD217A">
      <w:pPr>
        <w:rPr>
          <w:rFonts w:hint="eastAsia"/>
        </w:rPr>
      </w:pPr>
      <w:r>
        <w:rPr>
          <w:rFonts w:hint="eastAsia"/>
        </w:rPr>
        <w:t xml:space="preserve">        cout &lt;&lt; "✅ 左上角 200x200 区域已保存为: cropped_output.jpg" &lt;&lt; endl;</w:t>
      </w:r>
    </w:p>
    <w:p w14:paraId="258AB7A7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34EBB58">
      <w:pPr>
        <w:rPr>
          <w:rFonts w:hint="eastAsia"/>
        </w:rPr>
      </w:pPr>
    </w:p>
    <w:p w14:paraId="728AF51F">
      <w:pPr>
        <w:rPr>
          <w:rFonts w:hint="eastAsia"/>
        </w:rPr>
      </w:pPr>
      <w:r>
        <w:rPr>
          <w:rFonts w:hint="eastAsia"/>
        </w:rPr>
        <w:t xml:space="preserve">    // 等待按键后关闭所有窗口，避免程序直接退出</w:t>
      </w:r>
    </w:p>
    <w:p w14:paraId="510827B1">
      <w:pPr>
        <w:rPr>
          <w:rFonts w:hint="eastAsia"/>
        </w:rPr>
      </w:pPr>
      <w:r>
        <w:rPr>
          <w:rFonts w:hint="eastAsia"/>
        </w:rPr>
        <w:t xml:space="preserve">    waitKey(0);</w:t>
      </w:r>
    </w:p>
    <w:p w14:paraId="39829A92">
      <w:pPr>
        <w:rPr>
          <w:rFonts w:hint="eastAsia"/>
        </w:rPr>
      </w:pPr>
      <w:r>
        <w:rPr>
          <w:rFonts w:hint="eastAsia"/>
        </w:rPr>
        <w:t xml:space="preserve">    destroyAllWindows();</w:t>
      </w:r>
    </w:p>
    <w:p w14:paraId="100C4C8B">
      <w:pPr>
        <w:rPr>
          <w:rFonts w:hint="eastAsia"/>
        </w:rPr>
      </w:pPr>
      <w:r>
        <w:rPr>
          <w:rFonts w:hint="eastAsia"/>
        </w:rPr>
        <w:t xml:space="preserve">    return 0;</w:t>
      </w:r>
    </w:p>
    <w:p w14:paraId="5C7E2A66">
      <w:pPr>
        <w:rPr>
          <w:rFonts w:hint="eastAsia"/>
        </w:rPr>
      </w:pPr>
      <w:r>
        <w:rPr>
          <w:rFonts w:hint="eastAsia"/>
        </w:rPr>
        <w:t>}</w:t>
      </w:r>
    </w:p>
    <w:p w14:paraId="16AB27E7"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 xml:space="preserve"> 六、实验结果与分析</w:t>
      </w:r>
    </w:p>
    <w:p w14:paraId="5328166E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（一）实验结果</w:t>
      </w:r>
    </w:p>
    <w:p w14:paraId="63C030CB">
      <w:pPr>
        <w:rPr>
          <w:rFonts w:hint="eastAsia"/>
        </w:rPr>
      </w:pPr>
      <w:r>
        <w:rPr>
          <w:rFonts w:hint="eastAsia"/>
        </w:rPr>
        <w:t>1. 终端输出结果：程序运行后，终端成功输出图像基本信息、像素值及文件保存提示，无报错信息，输出内容如下：</w:t>
      </w:r>
    </w:p>
    <w:p w14:paraId="3E999CA7">
      <w:pPr>
        <w:rPr>
          <w:rFonts w:hint="eastAsia"/>
        </w:rPr>
      </w:pPr>
      <w:r>
        <w:rPr>
          <w:rFonts w:hint="eastAsia"/>
        </w:rPr>
        <w:t xml:space="preserve">   === 图像基本信息 ===</w:t>
      </w:r>
    </w:p>
    <w:p w14:paraId="1F3D677E">
      <w:pPr>
        <w:rPr>
          <w:rFonts w:hint="eastAsia"/>
        </w:rPr>
      </w:pPr>
      <w:r>
        <w:rPr>
          <w:rFonts w:hint="eastAsia"/>
        </w:rPr>
        <w:t xml:space="preserve">   宽度: 600 像素</w:t>
      </w:r>
    </w:p>
    <w:p w14:paraId="3E453930">
      <w:pPr>
        <w:rPr>
          <w:rFonts w:hint="eastAsia"/>
        </w:rPr>
      </w:pPr>
      <w:r>
        <w:rPr>
          <w:rFonts w:hint="eastAsia"/>
        </w:rPr>
        <w:t xml:space="preserve">   高度: 400 像素</w:t>
      </w:r>
    </w:p>
    <w:p w14:paraId="61039FAF">
      <w:pPr>
        <w:rPr>
          <w:rFonts w:hint="eastAsia"/>
        </w:rPr>
      </w:pPr>
      <w:r>
        <w:rPr>
          <w:rFonts w:hint="eastAsia"/>
        </w:rPr>
        <w:t xml:space="preserve">   通道数: 3</w:t>
      </w:r>
    </w:p>
    <w:p w14:paraId="66E1C327">
      <w:pPr>
        <w:rPr>
          <w:rFonts w:hint="eastAsia"/>
        </w:rPr>
      </w:pPr>
      <w:r>
        <w:rPr>
          <w:rFonts w:hint="eastAsia"/>
        </w:rPr>
        <w:t xml:space="preserve">   像素数据类型: 8位无符号，3通道（彩色）</w:t>
      </w:r>
    </w:p>
    <w:p w14:paraId="27B4AEF0">
      <w:pPr>
        <w:rPr>
          <w:rFonts w:hint="eastAsia"/>
        </w:rPr>
      </w:pPr>
      <w:r>
        <w:rPr>
          <w:rFonts w:hint="eastAsia"/>
        </w:rPr>
        <w:t xml:space="preserve">   ✅ 灰度图已保存为: gray_output.jpg</w:t>
      </w:r>
    </w:p>
    <w:p w14:paraId="71AEFDBF">
      <w:pPr>
        <w:rPr>
          <w:rFonts w:hint="eastAsia"/>
        </w:rPr>
      </w:pPr>
      <w:r>
        <w:rPr>
          <w:rFonts w:hint="eastAsia"/>
        </w:rPr>
        <w:t xml:space="preserve">   像素(100,100)的 BGR 值: 37, 58, 66</w:t>
      </w:r>
    </w:p>
    <w:p w14:paraId="7FE293AB">
      <w:pPr>
        <w:rPr>
          <w:rFonts w:hint="eastAsia"/>
        </w:rPr>
      </w:pPr>
      <w:r>
        <w:rPr>
          <w:rFonts w:hint="eastAsia"/>
        </w:rPr>
        <w:t xml:space="preserve">   ✅ 左上角 200x200 区域已保存为:</w:t>
      </w:r>
    </w:p>
    <w:p w14:paraId="7FE6B234">
      <w:pPr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3034665" cy="2023110"/>
            <wp:effectExtent l="0" t="0" r="9525" b="6350"/>
            <wp:docPr id="1" name="图片 1" descr="te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test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34665" cy="202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822A4">
      <w:pPr>
        <w:jc w:val="center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原图</w:t>
      </w:r>
    </w:p>
    <w:p w14:paraId="2899C4D2">
      <w:pPr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3161665" cy="2108200"/>
            <wp:effectExtent l="0" t="0" r="1270" b="7620"/>
            <wp:docPr id="2" name="图片 2" descr="gray_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gray_output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61665" cy="210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AEE24">
      <w:pPr>
        <w:jc w:val="center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灰度图</w:t>
      </w:r>
    </w:p>
    <w:p w14:paraId="00C082C3">
      <w:pPr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1088390" cy="1088390"/>
            <wp:effectExtent l="0" t="0" r="1905" b="1905"/>
            <wp:docPr id="3" name="图片 3" descr="cropped_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cropped_output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88390" cy="108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EC01F">
      <w:pPr>
        <w:jc w:val="center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裁剪图</w:t>
      </w:r>
    </w:p>
    <w:p w14:paraId="4DE87FB5">
      <w:pPr>
        <w:rPr>
          <w:rFonts w:hint="eastAsia"/>
        </w:rPr>
      </w:pPr>
      <w:r>
        <w:rPr>
          <w:rFonts w:hint="eastAsia"/>
        </w:rPr>
        <w:t>2. 图像窗口显示：程序运行后，成功弹出两个独立窗口，分别显示原始彩色图像和转换后的灰度图像，图像显示清晰，无失真、模糊等问题；按下任意键后，窗口自动关闭。</w:t>
      </w:r>
    </w:p>
    <w:p w14:paraId="05D4E39B">
      <w:pPr>
        <w:rPr>
          <w:rFonts w:hint="eastAsia"/>
        </w:rPr>
      </w:pPr>
      <w:r>
        <w:rPr>
          <w:rFonts w:hint="eastAsia"/>
        </w:rPr>
        <w:t>3. 文件生成结果：在项目根目录下成功生成两个输出文件——`gray_output.jpg`（灰度图像）和 `cropped_output.jpg`（裁剪图像），可通过系统图片查看器正常打开，裁剪图像为原始图像左上角 200×200 区域，灰度图像保留了原始图像的亮度信息。</w:t>
      </w:r>
    </w:p>
    <w:p w14:paraId="04E6E2D0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（二）结果分析</w:t>
      </w:r>
    </w:p>
    <w:p w14:paraId="309465E6">
      <w:pPr>
        <w:rPr>
          <w:rFonts w:hint="eastAsia"/>
        </w:rPr>
      </w:pPr>
      <w:r>
        <w:rPr>
          <w:rFonts w:hint="eastAsia"/>
        </w:rPr>
        <w:t>1. 终端输出的图像宽度为 600 像素、高度为 400 像素、通道数为 3，符合彩色图像的存储特征，说明程序成功读取图像并正确提取了图像的基础属性。</w:t>
      </w:r>
    </w:p>
    <w:p w14:paraId="52531135">
      <w:pPr>
        <w:rPr>
          <w:rFonts w:hint="eastAsia"/>
        </w:rPr>
      </w:pPr>
      <w:r>
        <w:rPr>
          <w:rFonts w:hint="eastAsia"/>
        </w:rPr>
        <w:t>2. 像素(100,100)的 BGR 值为 37,58,66，表明程序成功实现了指定坐标像素值的访问，且符合 OpenCV 默认为 BGR 通道顺序的规则。</w:t>
      </w:r>
    </w:p>
    <w:p w14:paraId="2A1E50BC">
      <w:pPr>
        <w:rPr>
          <w:rFonts w:hint="eastAsia"/>
        </w:rPr>
      </w:pPr>
      <w:r>
        <w:rPr>
          <w:rFonts w:hint="eastAsia"/>
        </w:rPr>
        <w:t>3. 灰度图和裁剪图的成功生成与显示，说明 `cvtColor` 色彩空间转换、`Rect` 区域裁剪、`imwrite` 图像保存等函数均正常工作，代码的容错逻辑（尺寸判断）有效避免了索引越界错误。</w:t>
      </w:r>
    </w:p>
    <w:p w14:paraId="6040D09C">
      <w:pPr>
        <w:rPr>
          <w:rFonts w:hint="eastAsia"/>
        </w:rPr>
      </w:pPr>
      <w:r>
        <w:rPr>
          <w:rFonts w:hint="eastAsia"/>
        </w:rPr>
        <w:t>4. 整个程序运行无报错，说明 OpenCV-C++ 环境搭建成功，g++ 编译命令正确链接了 OpenCV 库，VS Code 的编译与调试配置与项目路径、可执行文件路径匹配。</w:t>
      </w:r>
    </w:p>
    <w:p w14:paraId="5668228F">
      <w:pPr>
        <w:rPr>
          <w:rFonts w:hint="eastAsia"/>
        </w:rPr>
      </w:pPr>
    </w:p>
    <w:p w14:paraId="32386AC4">
      <w:pPr>
        <w:rPr>
          <w:rFonts w:hint="eastAsia"/>
        </w:rPr>
      </w:pPr>
      <w:r>
        <w:rPr>
          <w:rFonts w:hint="eastAsia"/>
          <w:b/>
          <w:bCs/>
          <w:sz w:val="28"/>
          <w:szCs w:val="28"/>
        </w:rPr>
        <w:t xml:space="preserve"> 七、实验问题与解决方法</w:t>
      </w:r>
    </w:p>
    <w:p w14:paraId="56750736">
      <w:pPr>
        <w:ind w:firstLine="420" w:firstLineChars="200"/>
        <w:rPr>
          <w:rFonts w:hint="eastAsia"/>
        </w:rPr>
      </w:pPr>
      <w:r>
        <w:rPr>
          <w:rFonts w:hint="eastAsia"/>
        </w:rPr>
        <w:t>本次实验过程中遇到了若干问题，通过查阅资料、调试代码等方式逐一解决，具体问题与解决方法如下：</w:t>
      </w:r>
    </w:p>
    <w:p w14:paraId="45328159">
      <w:pPr>
        <w:rPr>
          <w:rFonts w:hint="eastAsia"/>
        </w:rPr>
      </w:pPr>
      <w:r>
        <w:rPr>
          <w:rFonts w:hint="eastAsia"/>
          <w:b/>
          <w:bCs/>
        </w:rPr>
        <w:t>问题1</w:t>
      </w:r>
      <w:r>
        <w:rPr>
          <w:rFonts w:hint="eastAsia"/>
        </w:rPr>
        <w:t xml:space="preserve">：编译时报错 `opencv2/opencv.hpp: No such file or directory`  </w:t>
      </w:r>
    </w:p>
    <w:p w14:paraId="75BC6170">
      <w:pPr>
        <w:rPr>
          <w:rFonts w:hint="eastAsia"/>
        </w:rPr>
      </w:pPr>
      <w:r>
        <w:rPr>
          <w:rFonts w:hint="eastAsia"/>
        </w:rPr>
        <w:t xml:space="preserve">- 问题原因：未安装 OpenCV-C++ 开发库，编译器无法找到头文件  </w:t>
      </w:r>
    </w:p>
    <w:p w14:paraId="35098F98">
      <w:pPr>
        <w:rPr>
          <w:rFonts w:hint="eastAsia"/>
        </w:rPr>
      </w:pPr>
      <w:r>
        <w:rPr>
          <w:rFonts w:hint="eastAsia"/>
        </w:rPr>
        <w:t>- 解决方法：执行 `sudo apt install libopencv-dev -y` 安装开发库</w:t>
      </w:r>
    </w:p>
    <w:p w14:paraId="13BD9261">
      <w:pPr>
        <w:rPr>
          <w:rFonts w:hint="eastAsia"/>
        </w:rPr>
      </w:pPr>
      <w:r>
        <w:rPr>
          <w:rFonts w:hint="eastAsia"/>
          <w:b/>
          <w:bCs/>
        </w:rPr>
        <w:t>问题2</w:t>
      </w:r>
      <w:r>
        <w:rPr>
          <w:rFonts w:hint="eastAsia"/>
        </w:rPr>
        <w:t xml:space="preserve">：编译时未链接 OpenCV 库，出现大量未定义引用错误  </w:t>
      </w:r>
    </w:p>
    <w:p w14:paraId="12C7C00A">
      <w:pPr>
        <w:rPr>
          <w:rFonts w:hint="eastAsia"/>
        </w:rPr>
      </w:pPr>
      <w:r>
        <w:rPr>
          <w:rFonts w:hint="eastAsia"/>
        </w:rPr>
        <w:t xml:space="preserve">- 问题原因：g++ 编译命令未添加 OpenCV 编译和链接参数  </w:t>
      </w:r>
    </w:p>
    <w:p w14:paraId="4EE67C33">
      <w:pPr>
        <w:rPr>
          <w:rFonts w:hint="eastAsia"/>
        </w:rPr>
      </w:pPr>
      <w:r>
        <w:rPr>
          <w:rFonts w:hint="eastAsia"/>
        </w:rPr>
        <w:t>- 解决方法：编译时添加 `` `pkg-config --cflags --libs opencv4` ``，自动链接头文件和库文件</w:t>
      </w:r>
    </w:p>
    <w:p w14:paraId="1516FD06">
      <w:pPr>
        <w:rPr>
          <w:rFonts w:hint="eastAsia"/>
        </w:rPr>
      </w:pPr>
      <w:r>
        <w:rPr>
          <w:rFonts w:hint="eastAsia"/>
          <w:b/>
          <w:bCs/>
        </w:rPr>
        <w:t>问题3</w:t>
      </w:r>
      <w:r>
        <w:rPr>
          <w:rFonts w:hint="eastAsia"/>
        </w:rPr>
        <w:t xml:space="preserve">：运行程序时报错 `用法: ./opencv_demo &lt;图片路径&gt;`  </w:t>
      </w:r>
    </w:p>
    <w:p w14:paraId="0B5F8023">
      <w:pPr>
        <w:rPr>
          <w:rFonts w:hint="eastAsia"/>
        </w:rPr>
      </w:pPr>
      <w:r>
        <w:rPr>
          <w:rFonts w:hint="eastAsia"/>
        </w:rPr>
        <w:t xml:space="preserve">- 问题原因：运行时未传入测试图像的路径参数，`argc` 不等于 2  </w:t>
      </w:r>
    </w:p>
    <w:p w14:paraId="67AA79FB">
      <w:pPr>
        <w:rPr>
          <w:rFonts w:hint="eastAsia"/>
        </w:rPr>
      </w:pPr>
      <w:r>
        <w:rPr>
          <w:rFonts w:hint="eastAsia"/>
        </w:rPr>
        <w:t>- 解决方法：运行命令后添加图像路径 `./build/opencv_demo test.jpg`</w:t>
      </w:r>
    </w:p>
    <w:p w14:paraId="386C45C0">
      <w:pPr>
        <w:rPr>
          <w:rFonts w:hint="eastAsia"/>
        </w:rPr>
      </w:pPr>
      <w:r>
        <w:rPr>
          <w:rFonts w:hint="eastAsia"/>
          <w:b/>
          <w:bCs/>
        </w:rPr>
        <w:t>问题4</w:t>
      </w:r>
      <w:r>
        <w:rPr>
          <w:rFonts w:hint="eastAsia"/>
        </w:rPr>
        <w:t xml:space="preserve">：VS Code 调试时报错程序路径不存在  </w:t>
      </w:r>
    </w:p>
    <w:p w14:paraId="73960EDB">
      <w:pPr>
        <w:rPr>
          <w:rFonts w:hint="eastAsia"/>
        </w:rPr>
      </w:pPr>
      <w:r>
        <w:rPr>
          <w:rFonts w:hint="eastAsia"/>
        </w:rPr>
        <w:t xml:space="preserve">- 问题原因：调试配置文件 `launch.json` 中的程序路径与实际可执行文件路径不匹配  </w:t>
      </w:r>
    </w:p>
    <w:p w14:paraId="237E053C">
      <w:pPr>
        <w:rPr>
          <w:rFonts w:hint="eastAsia"/>
        </w:rPr>
      </w:pPr>
      <w:r>
        <w:rPr>
          <w:rFonts w:hint="eastAsia"/>
        </w:rPr>
        <w:t>- 解决方法：修改 `launch.json` 中的 `program` 字段为实际路径 `/home/gevle/cv-course/build/opencv_demo`</w:t>
      </w:r>
    </w:p>
    <w:p w14:paraId="7355BD10">
      <w:pPr>
        <w:rPr>
          <w:rFonts w:hint="eastAsia"/>
        </w:rPr>
      </w:pPr>
      <w:r>
        <w:rPr>
          <w:rFonts w:hint="eastAsia"/>
          <w:b/>
          <w:bCs/>
        </w:rPr>
        <w:t>问题5</w:t>
      </w:r>
      <w:r>
        <w:rPr>
          <w:rFonts w:hint="eastAsia"/>
        </w:rPr>
        <w:t xml:space="preserve">：VS Code 编辑器提示无法打开 `opencv2/opencv.hpp`  </w:t>
      </w:r>
    </w:p>
    <w:p w14:paraId="6F5461D3">
      <w:pPr>
        <w:rPr>
          <w:rFonts w:hint="eastAsia"/>
        </w:rPr>
      </w:pPr>
      <w:r>
        <w:rPr>
          <w:rFonts w:hint="eastAsia"/>
        </w:rPr>
        <w:t xml:space="preserve">- 问题原因：编辑器未配置 OpenCV 头文件路径，智能提示失效  </w:t>
      </w:r>
    </w:p>
    <w:p w14:paraId="605EF612">
      <w:pPr>
        <w:rPr>
          <w:rFonts w:hint="eastAsia"/>
        </w:rPr>
      </w:pPr>
      <w:r>
        <w:rPr>
          <w:rFonts w:hint="eastAsia"/>
        </w:rPr>
        <w:t>- 解决方法：编写 `c_cpp_properties.json`，在 `includePath` 中添加 `/usr/include/opencv4`</w:t>
      </w:r>
      <w:r>
        <w:rPr>
          <w:rFonts w:hint="eastAsia"/>
          <w:b/>
          <w:bCs/>
        </w:rPr>
        <w:t>问题6</w:t>
      </w:r>
      <w:r>
        <w:rPr>
          <w:rFonts w:hint="eastAsia"/>
        </w:rPr>
        <w:t xml:space="preserve">：程序运行后直接退出，图像窗口一闪而过  </w:t>
      </w:r>
    </w:p>
    <w:p w14:paraId="7D56984B">
      <w:pPr>
        <w:rPr>
          <w:rFonts w:hint="eastAsia"/>
        </w:rPr>
      </w:pPr>
      <w:r>
        <w:rPr>
          <w:rFonts w:hint="eastAsia"/>
        </w:rPr>
        <w:t xml:space="preserve">- 问题原因：未添加 `waitKey(0)` 函数，程序执行完后立即关闭窗口  </w:t>
      </w:r>
    </w:p>
    <w:p w14:paraId="2E244583">
      <w:pPr>
        <w:rPr>
          <w:rFonts w:hint="eastAsia"/>
        </w:rPr>
      </w:pPr>
      <w:r>
        <w:rPr>
          <w:rFonts w:hint="eastAsia"/>
        </w:rPr>
        <w:t>- 解决方法：在图像显示后添加 `waitKey(0)`，阻塞程序直至按键输入，再通过 `destroyAllWindows()` 关闭窗口</w:t>
      </w:r>
    </w:p>
    <w:p w14:paraId="0457D1F4">
      <w:pPr>
        <w:rPr>
          <w:rFonts w:hint="eastAsia"/>
        </w:rPr>
      </w:pPr>
    </w:p>
    <w:p w14:paraId="3F72EEAF">
      <w:pPr>
        <w:rPr>
          <w:rFonts w:hint="eastAsia"/>
        </w:rPr>
      </w:pPr>
      <w:r>
        <w:rPr>
          <w:rFonts w:hint="eastAsia"/>
          <w:b/>
          <w:bCs/>
          <w:sz w:val="28"/>
          <w:szCs w:val="28"/>
        </w:rPr>
        <w:t xml:space="preserve"> 八、实验总结与心得体会</w:t>
      </w:r>
    </w:p>
    <w:p w14:paraId="658CB2B6">
      <w:pPr>
        <w:ind w:firstLine="420" w:firstLineChars="200"/>
        <w:rPr>
          <w:rFonts w:hint="eastAsia"/>
        </w:rPr>
      </w:pPr>
      <w:r>
        <w:rPr>
          <w:rFonts w:hint="eastAsia"/>
        </w:rPr>
        <w:t>本次实验完成了 OpenCV-C++ 图像基本读写与处理的全部任务，成功搭建了 Linux 环境下的 OpenCV-C++ 开发环境，掌握了图像读取、显示、保存、灰度化、像素访问、图像裁剪等核心操作，实现了 VS Code 中 C++ 项目的编译与调试配置。通过本次实验，我对数字图像的计算机存储形式有了更直观的理解，熟悉了 OpenCV 库的基础使用方法，同时提升了 Linux 终端操作、代码容错设计、问题排查与解决的能力。</w:t>
      </w:r>
    </w:p>
    <w:p w14:paraId="1DC7AB71">
      <w:pPr>
        <w:ind w:firstLine="420" w:firstLineChars="200"/>
        <w:rPr>
          <w:rFonts w:hint="eastAsia"/>
        </w:rPr>
      </w:pPr>
      <w:r>
        <w:rPr>
          <w:rFonts w:hint="eastAsia"/>
        </w:rPr>
        <w:t>实验过程中，我深刻体会到代码容错逻辑的重要性——在图像读取、像素访问、图像裁剪等步骤中，增加参数校验、空值判断、尺寸判断，能有效避免程序因外部因素（如路径错误、图像尺寸过小）而崩溃，提升程序的健壮性。同时，理解 OpenCV 与其他工具的配合规则是关键：g++ 编译时需通过 `pkg-config` 自动链接 OpenCV 头文件和库文件，VS Code 需配置正确的编译和调试路径，才能实现程序的正常编译与运行。</w:t>
      </w:r>
    </w:p>
    <w:p w14:paraId="32729FDD">
      <w:pPr>
        <w:ind w:firstLine="420" w:firstLineChars="200"/>
        <w:rPr>
          <w:rFonts w:hint="eastAsia"/>
        </w:rPr>
      </w:pPr>
      <w:r>
        <w:rPr>
          <w:rFonts w:hint="eastAsia"/>
        </w:rPr>
        <w:t>此外，本次实验也让我认识到，OpenCV 作为开源的计算机视觉库，提供了丰富且高效的图像操作函数，简化了数字图像处理的开发流程。本次实验的基础操作是后续复杂计算机视觉任务（如图像滤波、边缘检测、特征提取、目标检测）的前提，后续我将继续深入学习 OpenCV 的高级功能，结合数字图像处理的理论知识，实现更复杂的图像算法。</w:t>
      </w:r>
    </w:p>
    <w:p w14:paraId="7CD9E4D2">
      <w:pPr>
        <w:ind w:firstLine="420" w:firstLineChars="200"/>
        <w:rPr>
          <w:rFonts w:hint="eastAsia"/>
        </w:rPr>
      </w:pPr>
      <w:r>
        <w:rPr>
          <w:rFonts w:hint="eastAsia"/>
        </w:rPr>
        <w:t>同时，在解决实验问题的过程中，我学会了通过终端命令、编辑器配置、代码调试等方式定位问题根源，培养了独立解决问题的能力。今后在开发过程中，我将更加注重代码的规范性、容错性和可维护性，同时加强对开发环境和工具的学习，提高开发效率。</w:t>
      </w:r>
    </w:p>
    <w:p w14:paraId="4AFF3B53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MC SYSTEM">
    <w15:presenceInfo w15:providerId="None" w15:userId="MC SYSTEM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1476CE"/>
    <w:rsid w:val="1B2D2802"/>
    <w:rsid w:val="27E64D5A"/>
    <w:rsid w:val="40C94DC1"/>
    <w:rsid w:val="65671EB7"/>
    <w:rsid w:val="6AC65D4A"/>
    <w:rsid w:val="7E9E2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microsoft.com/office/2011/relationships/people" Target="people.xml"/><Relationship Id="rId8" Type="http://schemas.openxmlformats.org/officeDocument/2006/relationships/fontTable" Target="fontTable.xml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2026-03-27T07:44:35Z</dcterms:created>
  <dc:creator>Gevle</dc:creator>
  <cp:lastModifiedBy>WPS_1693152968</cp:lastModifiedBy>
  <dcterms:modified xsi:type="dcterms:W3CDTF">2026-03-27T08:09:05Z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eyJoZGlkIjoiNGJkYzcxMjU5MmJiNjE4YzNhMDE1ODVlOTI0YmFmZTkiLCJ1c2VySWQiOiIxNTI0NTg4MDIyIn0=</vt:lpwstr>
  </property>
  <property fmtid="{D5CDD505-2E9C-101B-9397-08002B2CF9AE}" pid="4" name="ICV">
    <vt:lpwstr>C42CC04B961B4A6C9795BE813F3A7C98_12</vt:lpwstr>
  </property>
</Properties>
</file>