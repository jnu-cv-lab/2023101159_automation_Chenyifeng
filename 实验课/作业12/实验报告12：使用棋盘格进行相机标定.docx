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F5247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 w:ascii="Times New Roman" w:hAnsi="Times New Roman" w:eastAsia="楷体_GB2312" w:cs="Times New Roman"/>
          <w:b/>
          <w:sz w:val="44"/>
          <w:szCs w:val="44"/>
        </w:rPr>
      </w:pPr>
      <w:r>
        <w:rPr>
          <w:rFonts w:hint="default" w:ascii="Times New Roman" w:hAnsi="Times New Roman" w:eastAsia="楷体_GB2312" w:cs="Times New Roman"/>
          <w:b/>
          <w:sz w:val="44"/>
          <w:szCs w:val="44"/>
        </w:rPr>
        <w:t>暨南大学本科实验报告专用纸</w:t>
      </w:r>
    </w:p>
    <w:p w14:paraId="6ABBA9D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textAlignment w:val="auto"/>
        <w:rPr>
          <w:rFonts w:hint="default" w:ascii="Times New Roman" w:hAnsi="Times New Roman" w:eastAsia="楷体_GB2312" w:cs="Times New Roman"/>
          <w:sz w:val="28"/>
          <w:szCs w:val="28"/>
        </w:rPr>
      </w:pPr>
      <w:r>
        <w:rPr>
          <w:rFonts w:hint="default" w:ascii="Times New Roman" w:hAnsi="Times New Roman" w:eastAsia="楷体_GB2312" w:cs="Times New Roman"/>
          <w:sz w:val="28"/>
          <w:szCs w:val="28"/>
        </w:rPr>
        <w:t>课程名称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</w:rPr>
        <w:t xml:space="preserve">   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  <w:lang w:val="en-US" w:eastAsia="zh-CN"/>
        </w:rPr>
        <w:t>计算机视觉实验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</w:rPr>
        <w:t xml:space="preserve">   </w:t>
      </w:r>
      <w:r>
        <w:rPr>
          <w:rFonts w:hint="default" w:ascii="Times New Roman" w:hAnsi="Times New Roman" w:eastAsia="楷体_GB2312" w:cs="Times New Roman"/>
          <w:sz w:val="28"/>
          <w:szCs w:val="28"/>
        </w:rPr>
        <w:t>指导教师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</w:rPr>
        <w:t xml:space="preserve">  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  <w:lang w:val="en-US" w:eastAsia="zh-CN"/>
        </w:rPr>
        <w:t>赵乘骥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</w:rPr>
        <w:t xml:space="preserve">   </w:t>
      </w:r>
      <w:r>
        <w:rPr>
          <w:rFonts w:hint="default" w:ascii="Times New Roman" w:hAnsi="Times New Roman" w:eastAsia="楷体_GB2312" w:cs="Times New Roman"/>
          <w:sz w:val="28"/>
          <w:szCs w:val="28"/>
        </w:rPr>
        <w:t>成绩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</w:rPr>
        <w:t xml:space="preserve">        </w:t>
      </w:r>
    </w:p>
    <w:p w14:paraId="57FA79D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Times New Roman" w:hAnsi="Times New Roman" w:eastAsia="楷体_GB2312" w:cs="Times New Roman"/>
          <w:sz w:val="28"/>
          <w:szCs w:val="28"/>
          <w:u w:val="single"/>
        </w:rPr>
      </w:pPr>
      <w:r>
        <w:rPr>
          <w:rFonts w:hint="default" w:ascii="Times New Roman" w:hAnsi="Times New Roman" w:eastAsia="楷体_GB2312" w:cs="Times New Roman"/>
          <w:sz w:val="28"/>
          <w:szCs w:val="28"/>
        </w:rPr>
        <w:t>实验项目名称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</w:rPr>
        <w:t xml:space="preserve"> 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u w:val="single"/>
          <w:lang w:val="en-US" w:eastAsia="zh-CN" w:bidi="ar"/>
        </w:rPr>
        <w:t>使用棋盘格进行相机标定</w:t>
      </w:r>
      <w:r>
        <w:rPr>
          <w:rFonts w:hint="default" w:ascii="Times New Roman" w:hAnsi="Times New Roman" w:eastAsia="宋体" w:cs="Times New Roman"/>
          <w:kern w:val="0"/>
          <w:sz w:val="24"/>
          <w:szCs w:val="24"/>
          <w:u w:val="single"/>
          <w:lang w:val="en-US" w:eastAsia="zh-CN" w:bidi="ar"/>
        </w:rPr>
        <w:t xml:space="preserve">        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</w:rPr>
        <w:t xml:space="preserve"> </w:t>
      </w:r>
    </w:p>
    <w:p w14:paraId="2AC5DD74">
      <w:pPr>
        <w:keepNext w:val="0"/>
        <w:keepLines w:val="0"/>
        <w:pageBreakBefore w:val="0"/>
        <w:numPr>
          <w:ins w:id="0" w:author="MC SYSTEM" w:date="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textAlignment w:val="auto"/>
        <w:rPr>
          <w:rFonts w:hint="default" w:ascii="Times New Roman" w:hAnsi="Times New Roman" w:eastAsia="楷体_GB2312" w:cs="Times New Roman"/>
          <w:sz w:val="28"/>
          <w:szCs w:val="28"/>
          <w:u w:val="single"/>
        </w:rPr>
      </w:pPr>
      <w:r>
        <w:rPr>
          <w:rFonts w:hint="default" w:ascii="Times New Roman" w:hAnsi="Times New Roman" w:eastAsia="楷体_GB2312" w:cs="Times New Roman"/>
          <w:sz w:val="28"/>
          <w:szCs w:val="28"/>
        </w:rPr>
        <w:t>实验地点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</w:rPr>
        <w:t xml:space="preserve">  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  <w:lang w:val="en-US" w:eastAsia="zh-CN"/>
        </w:rPr>
        <w:t>教108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</w:rPr>
        <w:t xml:space="preserve">  </w:t>
      </w:r>
      <w:r>
        <w:rPr>
          <w:rFonts w:hint="default" w:ascii="Times New Roman" w:hAnsi="Times New Roman" w:eastAsia="楷体_GB2312" w:cs="Times New Roman"/>
          <w:sz w:val="28"/>
          <w:szCs w:val="28"/>
        </w:rPr>
        <w:t>学院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</w:rPr>
        <w:t xml:space="preserve"> 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  <w:lang w:val="en-US" w:eastAsia="zh-CN"/>
        </w:rPr>
        <w:t>国际能源学院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</w:rPr>
        <w:t xml:space="preserve">  </w:t>
      </w:r>
      <w:r>
        <w:rPr>
          <w:rFonts w:hint="default" w:ascii="Times New Roman" w:hAnsi="Times New Roman" w:eastAsia="楷体_GB2312" w:cs="Times New Roman"/>
          <w:sz w:val="28"/>
          <w:szCs w:val="28"/>
        </w:rPr>
        <w:t>专业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</w:rPr>
        <w:t xml:space="preserve">  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  <w:lang w:val="en-US" w:eastAsia="zh-CN"/>
        </w:rPr>
        <w:t xml:space="preserve">  自动化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</w:rPr>
        <w:t xml:space="preserve">         </w:t>
      </w:r>
      <w:r>
        <w:rPr>
          <w:rFonts w:hint="default" w:ascii="Times New Roman" w:hAnsi="Times New Roman" w:eastAsia="楷体_GB2312" w:cs="Times New Roman"/>
          <w:sz w:val="28"/>
          <w:szCs w:val="28"/>
        </w:rPr>
        <w:t xml:space="preserve">  </w:t>
      </w:r>
    </w:p>
    <w:p w14:paraId="11A0E0B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ind w:left="280" w:hanging="280" w:hangingChars="100"/>
        <w:textAlignment w:val="auto"/>
        <w:rPr>
          <w:rFonts w:hint="default" w:ascii="Times New Roman" w:hAnsi="Times New Roman" w:eastAsia="楷体_GB2312" w:cs="Times New Roman"/>
          <w:sz w:val="28"/>
          <w:szCs w:val="28"/>
          <w:u w:val="single"/>
        </w:rPr>
      </w:pPr>
      <w:r>
        <w:rPr>
          <w:rFonts w:hint="default" w:ascii="Times New Roman" w:hAnsi="Times New Roman" w:eastAsia="楷体_GB2312" w:cs="Times New Roman"/>
          <w:sz w:val="28"/>
          <w:szCs w:val="28"/>
        </w:rPr>
        <w:t>学生姓名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  <w:lang w:val="en-US" w:eastAsia="zh-CN"/>
        </w:rPr>
        <w:t xml:space="preserve"> 陈亿锋 </w:t>
      </w:r>
      <w:r>
        <w:rPr>
          <w:rFonts w:hint="default" w:ascii="Times New Roman" w:hAnsi="Times New Roman" w:eastAsia="楷体_GB2312" w:cs="Times New Roman"/>
          <w:sz w:val="28"/>
          <w:szCs w:val="28"/>
        </w:rPr>
        <w:t>学号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</w:rPr>
        <w:t xml:space="preserve"> 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  <w:lang w:val="en-US" w:eastAsia="zh-CN"/>
        </w:rPr>
        <w:t>2023101159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</w:rPr>
        <w:t xml:space="preserve"> </w:t>
      </w:r>
      <w:r>
        <w:rPr>
          <w:rFonts w:hint="default" w:ascii="Times New Roman" w:hAnsi="Times New Roman" w:eastAsia="楷体_GB2312" w:cs="Times New Roman"/>
          <w:sz w:val="28"/>
          <w:szCs w:val="28"/>
        </w:rPr>
        <w:t>实验时间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</w:rPr>
        <w:t xml:space="preserve"> 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  <w:lang w:val="en-US" w:eastAsia="zh-CN"/>
        </w:rPr>
        <w:t>2026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</w:rPr>
        <w:t xml:space="preserve"> </w:t>
      </w:r>
      <w:r>
        <w:rPr>
          <w:rFonts w:hint="default" w:ascii="Times New Roman" w:hAnsi="Times New Roman" w:eastAsia="楷体_GB2312" w:cs="Times New Roman"/>
          <w:sz w:val="28"/>
          <w:szCs w:val="28"/>
        </w:rPr>
        <w:t>年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</w:rPr>
        <w:t xml:space="preserve"> 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  <w:lang w:val="en-US" w:eastAsia="zh-CN"/>
        </w:rPr>
        <w:t>6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</w:rPr>
        <w:t xml:space="preserve"> </w:t>
      </w:r>
      <w:r>
        <w:rPr>
          <w:rFonts w:hint="default" w:ascii="Times New Roman" w:hAnsi="Times New Roman" w:eastAsia="楷体_GB2312" w:cs="Times New Roman"/>
          <w:sz w:val="28"/>
          <w:szCs w:val="28"/>
        </w:rPr>
        <w:t>月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</w:rPr>
        <w:t xml:space="preserve"> 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  <w:lang w:val="en-US" w:eastAsia="zh-CN"/>
        </w:rPr>
        <w:t>26</w:t>
      </w:r>
      <w:r>
        <w:rPr>
          <w:rFonts w:hint="default" w:ascii="Times New Roman" w:hAnsi="Times New Roman" w:eastAsia="楷体_GB2312" w:cs="Times New Roman"/>
          <w:sz w:val="28"/>
          <w:szCs w:val="28"/>
          <w:u w:val="single"/>
        </w:rPr>
        <w:t xml:space="preserve"> </w:t>
      </w:r>
      <w:r>
        <w:rPr>
          <w:rFonts w:hint="default" w:ascii="Times New Roman" w:hAnsi="Times New Roman" w:eastAsia="楷体_GB2312" w:cs="Times New Roman"/>
          <w:sz w:val="28"/>
          <w:szCs w:val="28"/>
        </w:rPr>
        <w:t xml:space="preserve">日 </w:t>
      </w:r>
    </w:p>
    <w:p w14:paraId="2EC2A3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both"/>
        <w:textAlignment w:val="auto"/>
        <w:outlineLvl w:val="1"/>
        <w:rPr>
          <w:rFonts w:hint="default" w:ascii="Times New Roman" w:hAnsi="Times New Roman" w:eastAsia="宋体" w:cs="Times New Roman"/>
          <w:b/>
          <w:i w:val="0"/>
          <w:strike w:val="0"/>
          <w:color w:val="auto"/>
          <w:sz w:val="28"/>
          <w:u w:val="none"/>
        </w:rPr>
      </w:pPr>
      <w:bookmarkStart w:id="0" w:name="heading_0"/>
      <w:r>
        <w:rPr>
          <w:rFonts w:hint="default" w:ascii="Times New Roman" w:hAnsi="Times New Roman" w:eastAsia="宋体" w:cs="Times New Roman"/>
          <w:b/>
          <w:i w:val="0"/>
          <w:strike w:val="0"/>
          <w:color w:val="auto"/>
          <w:sz w:val="28"/>
          <w:u w:val="none"/>
        </w:rPr>
        <w:t>一、实验基本信息</w:t>
      </w:r>
      <w:bookmarkEnd w:id="0"/>
    </w:p>
    <w:p w14:paraId="2E8FF4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</w:rPr>
        <w:t>实验名称：基于棋盘格的相机参数标定实验</w:t>
      </w:r>
    </w:p>
    <w:p w14:paraId="17E26F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</w:rPr>
        <w:t>实验设备：</w:t>
      </w:r>
      <w:r>
        <w:rPr>
          <w:rFonts w:hint="eastAsia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  <w:lang w:val="en-US" w:eastAsia="zh-CN"/>
        </w:rPr>
        <w:t>HUAWEI nova 6</w:t>
      </w:r>
      <w:bookmarkStart w:id="17" w:name="_GoBack"/>
      <w:bookmarkEnd w:id="17"/>
    </w:p>
    <w:p w14:paraId="36901D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</w:rPr>
        <w:t>实验工具：Python、OpenCV、NumPy、Matplotlib</w:t>
      </w:r>
    </w:p>
    <w:p w14:paraId="24783B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</w:rPr>
        <w:t>标定板规格：内角点 9×6，单个方格实际边长 25mm</w:t>
      </w:r>
    </w:p>
    <w:p w14:paraId="7487D7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both"/>
        <w:textAlignment w:val="auto"/>
        <w:outlineLvl w:val="1"/>
        <w:rPr>
          <w:rFonts w:hint="default" w:ascii="Times New Roman" w:hAnsi="Times New Roman" w:eastAsia="宋体" w:cs="Times New Roman"/>
          <w:b/>
          <w:i w:val="0"/>
          <w:strike w:val="0"/>
          <w:color w:val="auto"/>
          <w:sz w:val="28"/>
          <w:u w:val="none"/>
        </w:rPr>
      </w:pPr>
      <w:bookmarkStart w:id="1" w:name="heading_1"/>
      <w:r>
        <w:rPr>
          <w:rFonts w:hint="default" w:ascii="Times New Roman" w:hAnsi="Times New Roman" w:eastAsia="宋体" w:cs="Times New Roman"/>
          <w:b/>
          <w:i w:val="0"/>
          <w:strike w:val="0"/>
          <w:color w:val="auto"/>
          <w:sz w:val="28"/>
          <w:u w:val="none"/>
        </w:rPr>
        <w:t>二、实验目的</w:t>
      </w:r>
      <w:bookmarkEnd w:id="1"/>
    </w:p>
    <w:p w14:paraId="5C9B97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</w:rPr>
        <w:t>1. 理解相机针孔成像模型原理，掌握三维空间棋盘格角点到二维图像像素点的投影映射关系。</w:t>
      </w:r>
    </w:p>
    <w:p w14:paraId="5239D4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</w:rPr>
        <w:t>2. 掌握相机内参、畸变参数、外参的求解原理与标定流程，理解重投影误差的物理意义。</w:t>
      </w:r>
    </w:p>
    <w:p w14:paraId="5E9391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</w:rPr>
        <w:t>3. 熟练使用OpenCV工具完成棋盘格角点检测、亚像素优化、相机标定、图像去畸变等实操操作。</w:t>
      </w:r>
    </w:p>
    <w:p w14:paraId="640E7E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</w:rPr>
        <w:t>4. 分析标定结果的合理性，掌握相机畸变校正方法，能够排查标定过程中的常见问题。</w:t>
      </w:r>
    </w:p>
    <w:p w14:paraId="0E5998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both"/>
        <w:textAlignment w:val="auto"/>
        <w:outlineLvl w:val="1"/>
        <w:rPr>
          <w:rFonts w:hint="default" w:ascii="Times New Roman" w:hAnsi="Times New Roman" w:eastAsia="宋体" w:cs="Times New Roman"/>
          <w:b/>
          <w:i w:val="0"/>
          <w:strike w:val="0"/>
          <w:color w:val="auto"/>
          <w:sz w:val="28"/>
          <w:u w:val="none"/>
        </w:rPr>
      </w:pPr>
      <w:bookmarkStart w:id="2" w:name="heading_2"/>
      <w:r>
        <w:rPr>
          <w:rFonts w:hint="default" w:ascii="Times New Roman" w:hAnsi="Times New Roman" w:eastAsia="宋体" w:cs="Times New Roman"/>
          <w:b/>
          <w:i w:val="0"/>
          <w:strike w:val="0"/>
          <w:color w:val="auto"/>
          <w:sz w:val="28"/>
          <w:u w:val="none"/>
        </w:rPr>
        <w:t>三、实验原理</w:t>
      </w:r>
      <w:bookmarkEnd w:id="2"/>
    </w:p>
    <w:p w14:paraId="0BF49C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both"/>
        <w:textAlignment w:val="auto"/>
        <w:outlineLvl w:val="2"/>
        <w:rPr>
          <w:rFonts w:hint="default" w:ascii="Times New Roman" w:hAnsi="Times New Roman" w:eastAsia="宋体" w:cs="Times New Roman"/>
          <w:b/>
          <w:i w:val="0"/>
          <w:strike w:val="0"/>
          <w:color w:val="auto"/>
          <w:sz w:val="24"/>
          <w:u w:val="none"/>
        </w:rPr>
      </w:pPr>
      <w:bookmarkStart w:id="3" w:name="heading_3"/>
      <w:r>
        <w:rPr>
          <w:rFonts w:hint="default" w:ascii="Times New Roman" w:hAnsi="Times New Roman" w:eastAsia="宋体" w:cs="Times New Roman"/>
          <w:b/>
          <w:i w:val="0"/>
          <w:strike w:val="0"/>
          <w:color w:val="auto"/>
          <w:sz w:val="24"/>
          <w:u w:val="none"/>
        </w:rPr>
        <w:t>3.1 相机成像模型</w:t>
      </w:r>
      <w:bookmarkEnd w:id="3"/>
    </w:p>
    <w:p w14:paraId="64E589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</w:rPr>
        <w:t>本次实验采用标准针孔相机模型，世界坐标系下的三维点投影到二维图像像素坐标系的公式为：</w:t>
      </w:r>
      <m:oMath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trike w:val="0"/>
            <w:color w:val="auto"/>
            <w:sz w:val="24"/>
            <w:u w:val="none"/>
          </w:rPr>
          <m:t>sp=K[R|t]P</m:t>
        </m:r>
      </m:oMath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</w:rPr>
        <w:t>。其中，</w:t>
      </w:r>
      <m:oMath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trike w:val="0"/>
            <w:color w:val="auto"/>
            <w:sz w:val="24"/>
            <w:u w:val="none"/>
          </w:rPr>
          <m:t>s</m:t>
        </m:r>
      </m:oMath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</w:rPr>
        <w:t xml:space="preserve"> 为尺度因子，</w:t>
      </w:r>
      <m:oMath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trike w:val="0"/>
            <w:color w:val="auto"/>
            <w:sz w:val="24"/>
            <w:u w:val="none"/>
          </w:rPr>
          <m:t>p</m:t>
        </m:r>
      </m:oMath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</w:rPr>
        <w:t xml:space="preserve"> 为图像二维像素坐标，</w:t>
      </w:r>
      <m:oMath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trike w:val="0"/>
            <w:color w:val="auto"/>
            <w:sz w:val="24"/>
            <w:u w:val="none"/>
          </w:rPr>
          <m:t>K</m:t>
        </m:r>
      </m:oMath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</w:rPr>
        <w:t xml:space="preserve"> 为相机内参矩阵，</w:t>
      </w:r>
      <m:oMath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trike w:val="0"/>
            <w:color w:val="auto"/>
            <w:sz w:val="24"/>
            <w:u w:val="none"/>
          </w:rPr>
          <m:t>R</m:t>
        </m:r>
      </m:oMath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</w:rPr>
        <w:t>、</w:t>
      </w:r>
      <m:oMath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trike w:val="0"/>
            <w:color w:val="auto"/>
            <w:sz w:val="24"/>
            <w:u w:val="none"/>
          </w:rPr>
          <m:t>t</m:t>
        </m:r>
      </m:oMath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</w:rPr>
        <w:t xml:space="preserve"> 分别为相机外参旋转矩阵和平移向量，</w:t>
      </w:r>
      <m:oMath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trike w:val="0"/>
            <w:color w:val="auto"/>
            <w:sz w:val="24"/>
            <w:u w:val="none"/>
          </w:rPr>
          <m:t>P</m:t>
        </m:r>
      </m:oMath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</w:rPr>
        <w:t xml:space="preserve"> 为世界坐标系下三维坐标点。</w:t>
      </w:r>
    </w:p>
    <w:p w14:paraId="70F6C7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</w:rPr>
        <w:t xml:space="preserve">相机内参矩阵 </w:t>
      </w:r>
      <m:oMath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trike w:val="0"/>
            <w:color w:val="auto"/>
            <w:sz w:val="24"/>
            <w:u w:val="none"/>
          </w:rPr>
          <m:t>K</m:t>
        </m:r>
      </m:oMath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</w:rPr>
        <w:t xml:space="preserve"> 表达式为：</w:t>
      </w:r>
    </w:p>
    <w:p w14:paraId="742C77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</w:rPr>
      </w:pPr>
      <m:oMathPara>
        <m:oMathParaPr>
          <m:jc m:val="left"/>
        </m:oMathParaPr>
        <m:oMath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strike w:val="0"/>
              <w:color w:val="auto"/>
              <w:sz w:val="24"/>
              <w:u w:val="none"/>
            </w:rPr>
            <m:t>K=[</m:t>
          </m:r>
          <m:m>
            <m:mPr>
              <m:mcs>
                <m:mc>
                  <m:mcPr>
                    <m:count m:val="3"/>
                    <m:mcJc m:val="center"/>
                  </m:mcPr>
                </m:mc>
              </m:mcs>
              <m:plcHide m:val="1"/>
              <m:ctrlPr>
                <w:rPr>
                  <w:rFonts w:hint="default" w:ascii="Cambria Math" w:hAnsi="Cambria Math" w:eastAsia="宋体" w:cs="Times New Roman"/>
                  <w:b w:val="0"/>
                  <w:i w:val="0"/>
                  <w:strike w:val="0"/>
                  <w:color w:val="auto"/>
                  <w:sz w:val="24"/>
                  <w:u w:val="none"/>
                </w:rPr>
              </m:ctrlPr>
            </m:mPr>
            <m:mr>
              <m:e>
                <m:sSub>
                  <m:sSubPr>
                    <m:ctrlPr>
                      <w:rPr>
                        <w:rFonts w:hint="default" w:ascii="Cambria Math" w:hAnsi="Cambria Math" w:eastAsia="宋体" w:cs="Times New Roman"/>
                        <w:b w:val="0"/>
                        <w:i w:val="0"/>
                        <w:strike w:val="0"/>
                        <w:color w:val="auto"/>
                        <w:sz w:val="24"/>
                        <w:u w:val="none"/>
                      </w:rPr>
                    </m:ctrlPr>
                  </m:sSubPr>
                  <m: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宋体" w:cs="Times New Roman"/>
                        <w:b w:val="0"/>
                        <w:i w:val="0"/>
                        <w:strike w:val="0"/>
                        <w:color w:val="auto"/>
                        <w:sz w:val="24"/>
                        <w:u w:val="none"/>
                      </w:rPr>
                      <m:t>f</m:t>
                    </m:r>
                    <m:ctrlPr>
                      <w:rPr>
                        <w:rFonts w:hint="default" w:ascii="Cambria Math" w:hAnsi="Cambria Math" w:eastAsia="宋体" w:cs="Times New Roman"/>
                        <w:b w:val="0"/>
                        <w:i w:val="0"/>
                        <w:strike w:val="0"/>
                        <w:color w:val="auto"/>
                        <w:sz w:val="24"/>
                        <w:u w:val="none"/>
                      </w:rPr>
                    </m:ctrlPr>
                  </m:e>
                  <m:sub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宋体" w:cs="Times New Roman"/>
                        <w:b w:val="0"/>
                        <w:i w:val="0"/>
                        <w:strike w:val="0"/>
                        <w:color w:val="auto"/>
                        <w:sz w:val="24"/>
                        <w:u w:val="none"/>
                      </w:rPr>
                      <m:t>x</m:t>
                    </m:r>
                    <m:ctrlPr>
                      <w:rPr>
                        <w:rFonts w:hint="default" w:ascii="Cambria Math" w:hAnsi="Cambria Math" w:eastAsia="宋体" w:cs="Times New Roman"/>
                        <w:b w:val="0"/>
                        <w:i w:val="0"/>
                        <w:strike w:val="0"/>
                        <w:color w:val="auto"/>
                        <w:sz w:val="24"/>
                        <w:u w:val="none"/>
                      </w:rPr>
                    </m:ctrlPr>
                  </m:sub>
                </m:sSub>
                <m:ctrlPr>
                  <w:rPr>
                    <w:rFonts w:hint="default" w:ascii="Cambria Math" w:hAnsi="Cambria Math" w:eastAsia="宋体" w:cs="Times New Roman"/>
                    <w:b w:val="0"/>
                    <w:i w:val="0"/>
                    <w:strike w:val="0"/>
                    <w:color w:val="auto"/>
                    <w:sz w:val="24"/>
                    <w:u w:val="none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i w:val="0"/>
                    <w:strike w:val="0"/>
                    <w:color w:val="auto"/>
                    <w:sz w:val="24"/>
                    <w:u w:val="none"/>
                  </w:rPr>
                  <m:t>0</m:t>
                </m:r>
                <m:ctrlPr>
                  <w:rPr>
                    <w:rFonts w:hint="default" w:ascii="Cambria Math" w:hAnsi="Cambria Math" w:eastAsia="宋体" w:cs="Times New Roman"/>
                    <w:b w:val="0"/>
                    <w:i w:val="0"/>
                    <w:strike w:val="0"/>
                    <w:color w:val="auto"/>
                    <w:sz w:val="24"/>
                    <w:u w:val="none"/>
                  </w:rPr>
                </m:ctrlPr>
              </m:e>
              <m:e>
                <m:sSub>
                  <m:sSubPr>
                    <m:ctrlPr>
                      <w:rPr>
                        <w:rFonts w:hint="default" w:ascii="Cambria Math" w:hAnsi="Cambria Math" w:eastAsia="宋体" w:cs="Times New Roman"/>
                        <w:b w:val="0"/>
                        <w:i w:val="0"/>
                        <w:strike w:val="0"/>
                        <w:color w:val="auto"/>
                        <w:sz w:val="24"/>
                        <w:u w:val="none"/>
                      </w:rPr>
                    </m:ctrlPr>
                  </m:sSubPr>
                  <m: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宋体" w:cs="Times New Roman"/>
                        <w:b w:val="0"/>
                        <w:i w:val="0"/>
                        <w:strike w:val="0"/>
                        <w:color w:val="auto"/>
                        <w:sz w:val="24"/>
                        <w:u w:val="none"/>
                      </w:rPr>
                      <m:t>c</m:t>
                    </m:r>
                    <m:ctrlPr>
                      <w:rPr>
                        <w:rFonts w:hint="default" w:ascii="Cambria Math" w:hAnsi="Cambria Math" w:eastAsia="宋体" w:cs="Times New Roman"/>
                        <w:b w:val="0"/>
                        <w:i w:val="0"/>
                        <w:strike w:val="0"/>
                        <w:color w:val="auto"/>
                        <w:sz w:val="24"/>
                        <w:u w:val="none"/>
                      </w:rPr>
                    </m:ctrlPr>
                  </m:e>
                  <m:sub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宋体" w:cs="Times New Roman"/>
                        <w:b w:val="0"/>
                        <w:i w:val="0"/>
                        <w:strike w:val="0"/>
                        <w:color w:val="auto"/>
                        <w:sz w:val="24"/>
                        <w:u w:val="none"/>
                      </w:rPr>
                      <m:t>x</m:t>
                    </m:r>
                    <m:ctrlPr>
                      <w:rPr>
                        <w:rFonts w:hint="default" w:ascii="Cambria Math" w:hAnsi="Cambria Math" w:eastAsia="宋体" w:cs="Times New Roman"/>
                        <w:b w:val="0"/>
                        <w:i w:val="0"/>
                        <w:strike w:val="0"/>
                        <w:color w:val="auto"/>
                        <w:sz w:val="24"/>
                        <w:u w:val="none"/>
                      </w:rPr>
                    </m:ctrlPr>
                  </m:sub>
                </m:sSub>
                <m:ctrlPr>
                  <w:rPr>
                    <w:rFonts w:hint="default" w:ascii="Cambria Math" w:hAnsi="Cambria Math" w:eastAsia="宋体" w:cs="Times New Roman"/>
                    <w:b w:val="0"/>
                    <w:i w:val="0"/>
                    <w:strike w:val="0"/>
                    <w:color w:val="auto"/>
                    <w:sz w:val="24"/>
                    <w:u w:val="none"/>
                  </w:rPr>
                </m:ctrlPr>
              </m:e>
            </m:mr>
            <m:mr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i w:val="0"/>
                    <w:strike w:val="0"/>
                    <w:color w:val="auto"/>
                    <w:sz w:val="24"/>
                    <w:u w:val="none"/>
                  </w:rPr>
                  <m:t>0</m:t>
                </m:r>
                <m:ctrlPr>
                  <w:rPr>
                    <w:rFonts w:hint="default" w:ascii="Cambria Math" w:hAnsi="Cambria Math" w:eastAsia="宋体" w:cs="Times New Roman"/>
                    <w:b w:val="0"/>
                    <w:i w:val="0"/>
                    <w:strike w:val="0"/>
                    <w:color w:val="auto"/>
                    <w:sz w:val="24"/>
                    <w:u w:val="none"/>
                  </w:rPr>
                </m:ctrlPr>
              </m:e>
              <m:e>
                <m:sSub>
                  <m:sSubPr>
                    <m:ctrlPr>
                      <w:rPr>
                        <w:rFonts w:hint="default" w:ascii="Cambria Math" w:hAnsi="Cambria Math" w:eastAsia="宋体" w:cs="Times New Roman"/>
                        <w:b w:val="0"/>
                        <w:i w:val="0"/>
                        <w:strike w:val="0"/>
                        <w:color w:val="auto"/>
                        <w:sz w:val="24"/>
                        <w:u w:val="none"/>
                      </w:rPr>
                    </m:ctrlPr>
                  </m:sSubPr>
                  <m: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宋体" w:cs="Times New Roman"/>
                        <w:b w:val="0"/>
                        <w:i w:val="0"/>
                        <w:strike w:val="0"/>
                        <w:color w:val="auto"/>
                        <w:sz w:val="24"/>
                        <w:u w:val="none"/>
                      </w:rPr>
                      <m:t>f</m:t>
                    </m:r>
                    <m:ctrlPr>
                      <w:rPr>
                        <w:rFonts w:hint="default" w:ascii="Cambria Math" w:hAnsi="Cambria Math" w:eastAsia="宋体" w:cs="Times New Roman"/>
                        <w:b w:val="0"/>
                        <w:i w:val="0"/>
                        <w:strike w:val="0"/>
                        <w:color w:val="auto"/>
                        <w:sz w:val="24"/>
                        <w:u w:val="none"/>
                      </w:rPr>
                    </m:ctrlPr>
                  </m:e>
                  <m:sub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宋体" w:cs="Times New Roman"/>
                        <w:b w:val="0"/>
                        <w:i w:val="0"/>
                        <w:strike w:val="0"/>
                        <w:color w:val="auto"/>
                        <w:sz w:val="24"/>
                        <w:u w:val="none"/>
                      </w:rPr>
                      <m:t>y</m:t>
                    </m:r>
                    <m:ctrlPr>
                      <w:rPr>
                        <w:rFonts w:hint="default" w:ascii="Cambria Math" w:hAnsi="Cambria Math" w:eastAsia="宋体" w:cs="Times New Roman"/>
                        <w:b w:val="0"/>
                        <w:i w:val="0"/>
                        <w:strike w:val="0"/>
                        <w:color w:val="auto"/>
                        <w:sz w:val="24"/>
                        <w:u w:val="none"/>
                      </w:rPr>
                    </m:ctrlPr>
                  </m:sub>
                </m:sSub>
                <m:ctrlPr>
                  <w:rPr>
                    <w:rFonts w:hint="default" w:ascii="Cambria Math" w:hAnsi="Cambria Math" w:eastAsia="宋体" w:cs="Times New Roman"/>
                    <w:b w:val="0"/>
                    <w:i w:val="0"/>
                    <w:strike w:val="0"/>
                    <w:color w:val="auto"/>
                    <w:sz w:val="24"/>
                    <w:u w:val="none"/>
                  </w:rPr>
                </m:ctrlPr>
              </m:e>
              <m:e>
                <m:sSub>
                  <m:sSubPr>
                    <m:ctrlPr>
                      <w:rPr>
                        <w:rFonts w:hint="default" w:ascii="Cambria Math" w:hAnsi="Cambria Math" w:eastAsia="宋体" w:cs="Times New Roman"/>
                        <w:b w:val="0"/>
                        <w:i w:val="0"/>
                        <w:strike w:val="0"/>
                        <w:color w:val="auto"/>
                        <w:sz w:val="24"/>
                        <w:u w:val="none"/>
                      </w:rPr>
                    </m:ctrlPr>
                  </m:sSubPr>
                  <m:e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宋体" w:cs="Times New Roman"/>
                        <w:b w:val="0"/>
                        <w:i w:val="0"/>
                        <w:strike w:val="0"/>
                        <w:color w:val="auto"/>
                        <w:sz w:val="24"/>
                        <w:u w:val="none"/>
                      </w:rPr>
                      <m:t>c</m:t>
                    </m:r>
                    <m:ctrlPr>
                      <w:rPr>
                        <w:rFonts w:hint="default" w:ascii="Cambria Math" w:hAnsi="Cambria Math" w:eastAsia="宋体" w:cs="Times New Roman"/>
                        <w:b w:val="0"/>
                        <w:i w:val="0"/>
                        <w:strike w:val="0"/>
                        <w:color w:val="auto"/>
                        <w:sz w:val="24"/>
                        <w:u w:val="none"/>
                      </w:rPr>
                    </m:ctrlPr>
                  </m:e>
                  <m:sub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宋体" w:cs="Times New Roman"/>
                        <w:b w:val="0"/>
                        <w:i w:val="0"/>
                        <w:strike w:val="0"/>
                        <w:color w:val="auto"/>
                        <w:sz w:val="24"/>
                        <w:u w:val="none"/>
                      </w:rPr>
                      <m:t>y</m:t>
                    </m:r>
                    <m:ctrlPr>
                      <w:rPr>
                        <w:rFonts w:hint="default" w:ascii="Cambria Math" w:hAnsi="Cambria Math" w:eastAsia="宋体" w:cs="Times New Roman"/>
                        <w:b w:val="0"/>
                        <w:i w:val="0"/>
                        <w:strike w:val="0"/>
                        <w:color w:val="auto"/>
                        <w:sz w:val="24"/>
                        <w:u w:val="none"/>
                      </w:rPr>
                    </m:ctrlPr>
                  </m:sub>
                </m:sSub>
                <m:ctrlPr>
                  <w:rPr>
                    <w:rFonts w:hint="default" w:ascii="Cambria Math" w:hAnsi="Cambria Math" w:eastAsia="宋体" w:cs="Times New Roman"/>
                    <w:b w:val="0"/>
                    <w:i w:val="0"/>
                    <w:strike w:val="0"/>
                    <w:color w:val="auto"/>
                    <w:sz w:val="24"/>
                    <w:u w:val="none"/>
                  </w:rPr>
                </m:ctrlPr>
              </m:e>
            </m:mr>
            <m:mr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i w:val="0"/>
                    <w:strike w:val="0"/>
                    <w:color w:val="auto"/>
                    <w:sz w:val="24"/>
                    <w:u w:val="none"/>
                  </w:rPr>
                  <m:t>0</m:t>
                </m:r>
                <m:ctrlPr>
                  <w:rPr>
                    <w:rFonts w:hint="default" w:ascii="Cambria Math" w:hAnsi="Cambria Math" w:eastAsia="宋体" w:cs="Times New Roman"/>
                    <w:b w:val="0"/>
                    <w:i w:val="0"/>
                    <w:strike w:val="0"/>
                    <w:color w:val="auto"/>
                    <w:sz w:val="24"/>
                    <w:u w:val="none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i w:val="0"/>
                    <w:strike w:val="0"/>
                    <w:color w:val="auto"/>
                    <w:sz w:val="24"/>
                    <w:u w:val="none"/>
                  </w:rPr>
                  <m:t>0</m:t>
                </m:r>
                <m:ctrlPr>
                  <w:rPr>
                    <w:rFonts w:hint="default" w:ascii="Cambria Math" w:hAnsi="Cambria Math" w:eastAsia="宋体" w:cs="Times New Roman"/>
                    <w:b w:val="0"/>
                    <w:i w:val="0"/>
                    <w:strike w:val="0"/>
                    <w:color w:val="auto"/>
                    <w:sz w:val="24"/>
                    <w:u w:val="none"/>
                  </w:rPr>
                </m:ctrlPr>
              </m:e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i w:val="0"/>
                    <w:strike w:val="0"/>
                    <w:color w:val="auto"/>
                    <w:sz w:val="24"/>
                    <w:u w:val="none"/>
                  </w:rPr>
                  <m:t>1</m:t>
                </m:r>
                <m:ctrlPr>
                  <w:rPr>
                    <w:rFonts w:hint="default" w:ascii="Cambria Math" w:hAnsi="Cambria Math" w:eastAsia="宋体" w:cs="Times New Roman"/>
                    <w:b w:val="0"/>
                    <w:i w:val="0"/>
                    <w:strike w:val="0"/>
                    <w:color w:val="auto"/>
                    <w:sz w:val="24"/>
                    <w:u w:val="none"/>
                  </w:rPr>
                </m:ctrlPr>
              </m:e>
            </m:mr>
          </m:m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strike w:val="0"/>
              <w:color w:val="auto"/>
              <w:sz w:val="24"/>
              <w:u w:val="none"/>
            </w:rPr>
            <m:t>]</m:t>
          </m:r>
        </m:oMath>
      </m:oMathPara>
    </w:p>
    <w:p w14:paraId="2D7690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</w:rPr>
        <w:t>式中，</w:t>
      </w:r>
      <m:oMath>
        <m:sSub>
          <m:sSubPr>
            <m:ctrlPr>
              <w:rPr>
                <w:rFonts w:hint="default" w:ascii="Cambria Math" w:hAnsi="Cambria Math" w:eastAsia="宋体" w:cs="Times New Roman"/>
                <w:b w:val="0"/>
                <w:i w:val="0"/>
                <w:strike w:val="0"/>
                <w:color w:val="auto"/>
                <w:sz w:val="24"/>
                <w:u w:val="none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trike w:val="0"/>
                <w:color w:val="auto"/>
                <w:sz w:val="24"/>
                <w:u w:val="none"/>
              </w:rPr>
              <m:t>f</m:t>
            </m:r>
            <m:ctrlPr>
              <w:rPr>
                <w:rFonts w:hint="default" w:ascii="Cambria Math" w:hAnsi="Cambria Math" w:eastAsia="宋体" w:cs="Times New Roman"/>
                <w:b w:val="0"/>
                <w:i w:val="0"/>
                <w:strike w:val="0"/>
                <w:color w:val="auto"/>
                <w:sz w:val="24"/>
                <w:u w:val="none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trike w:val="0"/>
                <w:color w:val="auto"/>
                <w:sz w:val="24"/>
                <w:u w:val="none"/>
              </w:rPr>
              <m:t>x</m:t>
            </m:r>
            <m:ctrlPr>
              <w:rPr>
                <w:rFonts w:hint="default" w:ascii="Cambria Math" w:hAnsi="Cambria Math" w:eastAsia="宋体" w:cs="Times New Roman"/>
                <w:b w:val="0"/>
                <w:i w:val="0"/>
                <w:strike w:val="0"/>
                <w:color w:val="auto"/>
                <w:sz w:val="24"/>
                <w:u w:val="none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trike w:val="0"/>
            <w:color w:val="auto"/>
            <w:sz w:val="24"/>
            <w:u w:val="none"/>
          </w:rPr>
          <m:t>、</m:t>
        </m:r>
        <m:sSub>
          <m:sSubPr>
            <m:ctrlPr>
              <w:rPr>
                <w:rFonts w:hint="default" w:ascii="Cambria Math" w:hAnsi="Cambria Math" w:eastAsia="宋体" w:cs="Times New Roman"/>
                <w:b w:val="0"/>
                <w:i w:val="0"/>
                <w:strike w:val="0"/>
                <w:color w:val="auto"/>
                <w:sz w:val="24"/>
                <w:u w:val="none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trike w:val="0"/>
                <w:color w:val="auto"/>
                <w:sz w:val="24"/>
                <w:u w:val="none"/>
              </w:rPr>
              <m:t>f</m:t>
            </m:r>
            <m:ctrlPr>
              <w:rPr>
                <w:rFonts w:hint="default" w:ascii="Cambria Math" w:hAnsi="Cambria Math" w:eastAsia="宋体" w:cs="Times New Roman"/>
                <w:b w:val="0"/>
                <w:i w:val="0"/>
                <w:strike w:val="0"/>
                <w:color w:val="auto"/>
                <w:sz w:val="24"/>
                <w:u w:val="none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trike w:val="0"/>
                <w:color w:val="auto"/>
                <w:sz w:val="24"/>
                <w:u w:val="none"/>
              </w:rPr>
              <m:t>y</m:t>
            </m:r>
            <m:ctrlPr>
              <w:rPr>
                <w:rFonts w:hint="default" w:ascii="Cambria Math" w:hAnsi="Cambria Math" w:eastAsia="宋体" w:cs="Times New Roman"/>
                <w:b w:val="0"/>
                <w:i w:val="0"/>
                <w:strike w:val="0"/>
                <w:color w:val="auto"/>
                <w:sz w:val="24"/>
                <w:u w:val="none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</w:rPr>
        <w:t xml:space="preserve"> 分别为x、y轴方向焦距，</w:t>
      </w:r>
      <m:oMath>
        <m:sSub>
          <m:sSubPr>
            <m:ctrlPr>
              <w:rPr>
                <w:rFonts w:hint="default" w:ascii="Cambria Math" w:hAnsi="Cambria Math" w:eastAsia="宋体" w:cs="Times New Roman"/>
                <w:b w:val="0"/>
                <w:i w:val="0"/>
                <w:strike w:val="0"/>
                <w:color w:val="auto"/>
                <w:sz w:val="24"/>
                <w:u w:val="none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trike w:val="0"/>
                <w:color w:val="auto"/>
                <w:sz w:val="24"/>
                <w:u w:val="none"/>
              </w:rPr>
              <m:t>c</m:t>
            </m:r>
            <m:ctrlPr>
              <w:rPr>
                <w:rFonts w:hint="default" w:ascii="Cambria Math" w:hAnsi="Cambria Math" w:eastAsia="宋体" w:cs="Times New Roman"/>
                <w:b w:val="0"/>
                <w:i w:val="0"/>
                <w:strike w:val="0"/>
                <w:color w:val="auto"/>
                <w:sz w:val="24"/>
                <w:u w:val="none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trike w:val="0"/>
                <w:color w:val="auto"/>
                <w:sz w:val="24"/>
                <w:u w:val="none"/>
              </w:rPr>
              <m:t>x</m:t>
            </m:r>
            <m:ctrlPr>
              <w:rPr>
                <w:rFonts w:hint="default" w:ascii="Cambria Math" w:hAnsi="Cambria Math" w:eastAsia="宋体" w:cs="Times New Roman"/>
                <w:b w:val="0"/>
                <w:i w:val="0"/>
                <w:strike w:val="0"/>
                <w:color w:val="auto"/>
                <w:sz w:val="24"/>
                <w:u w:val="none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trike w:val="0"/>
            <w:color w:val="auto"/>
            <w:sz w:val="24"/>
            <w:u w:val="none"/>
          </w:rPr>
          <m:t>、</m:t>
        </m:r>
        <m:sSub>
          <m:sSubPr>
            <m:ctrlPr>
              <w:rPr>
                <w:rFonts w:hint="default" w:ascii="Cambria Math" w:hAnsi="Cambria Math" w:eastAsia="宋体" w:cs="Times New Roman"/>
                <w:b w:val="0"/>
                <w:i w:val="0"/>
                <w:strike w:val="0"/>
                <w:color w:val="auto"/>
                <w:sz w:val="24"/>
                <w:u w:val="none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trike w:val="0"/>
                <w:color w:val="auto"/>
                <w:sz w:val="24"/>
                <w:u w:val="none"/>
              </w:rPr>
              <m:t>c</m:t>
            </m:r>
            <m:ctrlPr>
              <w:rPr>
                <w:rFonts w:hint="default" w:ascii="Cambria Math" w:hAnsi="Cambria Math" w:eastAsia="宋体" w:cs="Times New Roman"/>
                <w:b w:val="0"/>
                <w:i w:val="0"/>
                <w:strike w:val="0"/>
                <w:color w:val="auto"/>
                <w:sz w:val="24"/>
                <w:u w:val="none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trike w:val="0"/>
                <w:color w:val="auto"/>
                <w:sz w:val="24"/>
                <w:u w:val="none"/>
              </w:rPr>
              <m:t>y</m:t>
            </m:r>
            <m:ctrlPr>
              <w:rPr>
                <w:rFonts w:hint="default" w:ascii="Cambria Math" w:hAnsi="Cambria Math" w:eastAsia="宋体" w:cs="Times New Roman"/>
                <w:b w:val="0"/>
                <w:i w:val="0"/>
                <w:strike w:val="0"/>
                <w:color w:val="auto"/>
                <w:sz w:val="24"/>
                <w:u w:val="none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</w:rPr>
        <w:t xml:space="preserve"> 为像素主点坐标。</w:t>
      </w:r>
    </w:p>
    <w:p w14:paraId="046CDE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both"/>
        <w:textAlignment w:val="auto"/>
        <w:outlineLvl w:val="2"/>
        <w:rPr>
          <w:rFonts w:hint="default" w:ascii="Times New Roman" w:hAnsi="Times New Roman" w:eastAsia="宋体" w:cs="Times New Roman"/>
          <w:b/>
          <w:i w:val="0"/>
          <w:strike w:val="0"/>
          <w:color w:val="auto"/>
          <w:sz w:val="24"/>
          <w:u w:val="none"/>
        </w:rPr>
      </w:pPr>
      <w:bookmarkStart w:id="4" w:name="heading_4"/>
      <w:r>
        <w:rPr>
          <w:rFonts w:hint="default" w:ascii="Times New Roman" w:hAnsi="Times New Roman" w:eastAsia="宋体" w:cs="Times New Roman"/>
          <w:b/>
          <w:i w:val="0"/>
          <w:strike w:val="0"/>
          <w:color w:val="auto"/>
          <w:sz w:val="24"/>
          <w:u w:val="none"/>
        </w:rPr>
        <w:t>3.2 相机畸变模型</w:t>
      </w:r>
      <w:bookmarkEnd w:id="4"/>
    </w:p>
    <w:p w14:paraId="6D0591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</w:rPr>
        <w:t xml:space="preserve">普通相机镜头存在径向畸变和切向畸变，实验采用OpenCV标准五参数畸变模型 </w:t>
      </w:r>
      <m:oMath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trike w:val="0"/>
            <w:color w:val="auto"/>
            <w:sz w:val="24"/>
            <w:u w:val="none"/>
          </w:rPr>
          <m:t>D=[</m:t>
        </m:r>
        <m:sSub>
          <m:sSubPr>
            <m:ctrlPr>
              <w:rPr>
                <w:rFonts w:hint="default" w:ascii="Cambria Math" w:hAnsi="Cambria Math" w:eastAsia="宋体" w:cs="Times New Roman"/>
                <w:b w:val="0"/>
                <w:i w:val="0"/>
                <w:strike w:val="0"/>
                <w:color w:val="auto"/>
                <w:sz w:val="24"/>
                <w:u w:val="none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trike w:val="0"/>
                <w:color w:val="auto"/>
                <w:sz w:val="24"/>
                <w:u w:val="none"/>
              </w:rPr>
              <m:t>k</m:t>
            </m:r>
            <m:ctrlPr>
              <w:rPr>
                <w:rFonts w:hint="default" w:ascii="Cambria Math" w:hAnsi="Cambria Math" w:eastAsia="宋体" w:cs="Times New Roman"/>
                <w:b w:val="0"/>
                <w:i w:val="0"/>
                <w:strike w:val="0"/>
                <w:color w:val="auto"/>
                <w:sz w:val="24"/>
                <w:u w:val="none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trike w:val="0"/>
                <w:color w:val="auto"/>
                <w:sz w:val="24"/>
                <w:u w:val="none"/>
              </w:rPr>
              <m:t>1</m:t>
            </m:r>
            <m:ctrlPr>
              <w:rPr>
                <w:rFonts w:hint="default" w:ascii="Cambria Math" w:hAnsi="Cambria Math" w:eastAsia="宋体" w:cs="Times New Roman"/>
                <w:b w:val="0"/>
                <w:i w:val="0"/>
                <w:strike w:val="0"/>
                <w:color w:val="auto"/>
                <w:sz w:val="24"/>
                <w:u w:val="none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trike w:val="0"/>
            <w:color w:val="auto"/>
            <w:sz w:val="24"/>
            <w:u w:val="none"/>
          </w:rPr>
          <m:t>,</m:t>
        </m:r>
        <m:sSub>
          <m:sSubPr>
            <m:ctrlPr>
              <w:rPr>
                <w:rFonts w:hint="default" w:ascii="Cambria Math" w:hAnsi="Cambria Math" w:eastAsia="宋体" w:cs="Times New Roman"/>
                <w:b w:val="0"/>
                <w:i w:val="0"/>
                <w:strike w:val="0"/>
                <w:color w:val="auto"/>
                <w:sz w:val="24"/>
                <w:u w:val="none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trike w:val="0"/>
                <w:color w:val="auto"/>
                <w:sz w:val="24"/>
                <w:u w:val="none"/>
              </w:rPr>
              <m:t>k</m:t>
            </m:r>
            <m:ctrlPr>
              <w:rPr>
                <w:rFonts w:hint="default" w:ascii="Cambria Math" w:hAnsi="Cambria Math" w:eastAsia="宋体" w:cs="Times New Roman"/>
                <w:b w:val="0"/>
                <w:i w:val="0"/>
                <w:strike w:val="0"/>
                <w:color w:val="auto"/>
                <w:sz w:val="24"/>
                <w:u w:val="none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trike w:val="0"/>
                <w:color w:val="auto"/>
                <w:sz w:val="24"/>
                <w:u w:val="none"/>
              </w:rPr>
              <m:t>2</m:t>
            </m:r>
            <m:ctrlPr>
              <w:rPr>
                <w:rFonts w:hint="default" w:ascii="Cambria Math" w:hAnsi="Cambria Math" w:eastAsia="宋体" w:cs="Times New Roman"/>
                <w:b w:val="0"/>
                <w:i w:val="0"/>
                <w:strike w:val="0"/>
                <w:color w:val="auto"/>
                <w:sz w:val="24"/>
                <w:u w:val="none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trike w:val="0"/>
            <w:color w:val="auto"/>
            <w:sz w:val="24"/>
            <w:u w:val="none"/>
          </w:rPr>
          <m:t>,</m:t>
        </m:r>
        <m:sSub>
          <m:sSubPr>
            <m:ctrlPr>
              <w:rPr>
                <w:rFonts w:hint="default" w:ascii="Cambria Math" w:hAnsi="Cambria Math" w:eastAsia="宋体" w:cs="Times New Roman"/>
                <w:b w:val="0"/>
                <w:i w:val="0"/>
                <w:strike w:val="0"/>
                <w:color w:val="auto"/>
                <w:sz w:val="24"/>
                <w:u w:val="none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trike w:val="0"/>
                <w:color w:val="auto"/>
                <w:sz w:val="24"/>
                <w:u w:val="none"/>
              </w:rPr>
              <m:t>p</m:t>
            </m:r>
            <m:ctrlPr>
              <w:rPr>
                <w:rFonts w:hint="default" w:ascii="Cambria Math" w:hAnsi="Cambria Math" w:eastAsia="宋体" w:cs="Times New Roman"/>
                <w:b w:val="0"/>
                <w:i w:val="0"/>
                <w:strike w:val="0"/>
                <w:color w:val="auto"/>
                <w:sz w:val="24"/>
                <w:u w:val="none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trike w:val="0"/>
                <w:color w:val="auto"/>
                <w:sz w:val="24"/>
                <w:u w:val="none"/>
              </w:rPr>
              <m:t>1</m:t>
            </m:r>
            <m:ctrlPr>
              <w:rPr>
                <w:rFonts w:hint="default" w:ascii="Cambria Math" w:hAnsi="Cambria Math" w:eastAsia="宋体" w:cs="Times New Roman"/>
                <w:b w:val="0"/>
                <w:i w:val="0"/>
                <w:strike w:val="0"/>
                <w:color w:val="auto"/>
                <w:sz w:val="24"/>
                <w:u w:val="none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trike w:val="0"/>
            <w:color w:val="auto"/>
            <w:sz w:val="24"/>
            <w:u w:val="none"/>
          </w:rPr>
          <m:t>,</m:t>
        </m:r>
        <m:sSub>
          <m:sSubPr>
            <m:ctrlPr>
              <w:rPr>
                <w:rFonts w:hint="default" w:ascii="Cambria Math" w:hAnsi="Cambria Math" w:eastAsia="宋体" w:cs="Times New Roman"/>
                <w:b w:val="0"/>
                <w:i w:val="0"/>
                <w:strike w:val="0"/>
                <w:color w:val="auto"/>
                <w:sz w:val="24"/>
                <w:u w:val="none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trike w:val="0"/>
                <w:color w:val="auto"/>
                <w:sz w:val="24"/>
                <w:u w:val="none"/>
              </w:rPr>
              <m:t>p</m:t>
            </m:r>
            <m:ctrlPr>
              <w:rPr>
                <w:rFonts w:hint="default" w:ascii="Cambria Math" w:hAnsi="Cambria Math" w:eastAsia="宋体" w:cs="Times New Roman"/>
                <w:b w:val="0"/>
                <w:i w:val="0"/>
                <w:strike w:val="0"/>
                <w:color w:val="auto"/>
                <w:sz w:val="24"/>
                <w:u w:val="none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trike w:val="0"/>
                <w:color w:val="auto"/>
                <w:sz w:val="24"/>
                <w:u w:val="none"/>
              </w:rPr>
              <m:t>2</m:t>
            </m:r>
            <m:ctrlPr>
              <w:rPr>
                <w:rFonts w:hint="default" w:ascii="Cambria Math" w:hAnsi="Cambria Math" w:eastAsia="宋体" w:cs="Times New Roman"/>
                <w:b w:val="0"/>
                <w:i w:val="0"/>
                <w:strike w:val="0"/>
                <w:color w:val="auto"/>
                <w:sz w:val="24"/>
                <w:u w:val="none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trike w:val="0"/>
            <w:color w:val="auto"/>
            <w:sz w:val="24"/>
            <w:u w:val="none"/>
          </w:rPr>
          <m:t>,</m:t>
        </m:r>
        <m:sSub>
          <m:sSubPr>
            <m:ctrlPr>
              <w:rPr>
                <w:rFonts w:hint="default" w:ascii="Cambria Math" w:hAnsi="Cambria Math" w:eastAsia="宋体" w:cs="Times New Roman"/>
                <w:b w:val="0"/>
                <w:i w:val="0"/>
                <w:strike w:val="0"/>
                <w:color w:val="auto"/>
                <w:sz w:val="24"/>
                <w:u w:val="none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trike w:val="0"/>
                <w:color w:val="auto"/>
                <w:sz w:val="24"/>
                <w:u w:val="none"/>
              </w:rPr>
              <m:t>k</m:t>
            </m:r>
            <m:ctrlPr>
              <w:rPr>
                <w:rFonts w:hint="default" w:ascii="Cambria Math" w:hAnsi="Cambria Math" w:eastAsia="宋体" w:cs="Times New Roman"/>
                <w:b w:val="0"/>
                <w:i w:val="0"/>
                <w:strike w:val="0"/>
                <w:color w:val="auto"/>
                <w:sz w:val="24"/>
                <w:u w:val="none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trike w:val="0"/>
                <w:color w:val="auto"/>
                <w:sz w:val="24"/>
                <w:u w:val="none"/>
              </w:rPr>
              <m:t>3</m:t>
            </m:r>
            <m:ctrlPr>
              <w:rPr>
                <w:rFonts w:hint="default" w:ascii="Cambria Math" w:hAnsi="Cambria Math" w:eastAsia="宋体" w:cs="Times New Roman"/>
                <w:b w:val="0"/>
                <w:i w:val="0"/>
                <w:strike w:val="0"/>
                <w:color w:val="auto"/>
                <w:sz w:val="24"/>
                <w:u w:val="none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trike w:val="0"/>
            <w:color w:val="auto"/>
            <w:sz w:val="24"/>
            <w:u w:val="none"/>
          </w:rPr>
          <m:t>]</m:t>
        </m:r>
      </m:oMath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</w:rPr>
        <w:t xml:space="preserve">。其中 </w:t>
      </w:r>
      <m:oMath>
        <m:sSub>
          <m:sSubPr>
            <m:ctrlPr>
              <w:rPr>
                <w:rFonts w:hint="default" w:ascii="Cambria Math" w:hAnsi="Cambria Math" w:eastAsia="宋体" w:cs="Times New Roman"/>
                <w:b w:val="0"/>
                <w:i w:val="0"/>
                <w:strike w:val="0"/>
                <w:color w:val="auto"/>
                <w:sz w:val="24"/>
                <w:u w:val="none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trike w:val="0"/>
                <w:color w:val="auto"/>
                <w:sz w:val="24"/>
                <w:u w:val="none"/>
              </w:rPr>
              <m:t>k</m:t>
            </m:r>
            <m:ctrlPr>
              <w:rPr>
                <w:rFonts w:hint="default" w:ascii="Cambria Math" w:hAnsi="Cambria Math" w:eastAsia="宋体" w:cs="Times New Roman"/>
                <w:b w:val="0"/>
                <w:i w:val="0"/>
                <w:strike w:val="0"/>
                <w:color w:val="auto"/>
                <w:sz w:val="24"/>
                <w:u w:val="none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trike w:val="0"/>
                <w:color w:val="auto"/>
                <w:sz w:val="24"/>
                <w:u w:val="none"/>
              </w:rPr>
              <m:t>1</m:t>
            </m:r>
            <m:ctrlPr>
              <w:rPr>
                <w:rFonts w:hint="default" w:ascii="Cambria Math" w:hAnsi="Cambria Math" w:eastAsia="宋体" w:cs="Times New Roman"/>
                <w:b w:val="0"/>
                <w:i w:val="0"/>
                <w:strike w:val="0"/>
                <w:color w:val="auto"/>
                <w:sz w:val="24"/>
                <w:u w:val="none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trike w:val="0"/>
            <w:color w:val="auto"/>
            <w:sz w:val="24"/>
            <w:u w:val="none"/>
          </w:rPr>
          <m:t>、</m:t>
        </m:r>
        <m:sSub>
          <m:sSubPr>
            <m:ctrlPr>
              <w:rPr>
                <w:rFonts w:hint="default" w:ascii="Cambria Math" w:hAnsi="Cambria Math" w:eastAsia="宋体" w:cs="Times New Roman"/>
                <w:b w:val="0"/>
                <w:i w:val="0"/>
                <w:strike w:val="0"/>
                <w:color w:val="auto"/>
                <w:sz w:val="24"/>
                <w:u w:val="none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trike w:val="0"/>
                <w:color w:val="auto"/>
                <w:sz w:val="24"/>
                <w:u w:val="none"/>
              </w:rPr>
              <m:t>k</m:t>
            </m:r>
            <m:ctrlPr>
              <w:rPr>
                <w:rFonts w:hint="default" w:ascii="Cambria Math" w:hAnsi="Cambria Math" w:eastAsia="宋体" w:cs="Times New Roman"/>
                <w:b w:val="0"/>
                <w:i w:val="0"/>
                <w:strike w:val="0"/>
                <w:color w:val="auto"/>
                <w:sz w:val="24"/>
                <w:u w:val="none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trike w:val="0"/>
                <w:color w:val="auto"/>
                <w:sz w:val="24"/>
                <w:u w:val="none"/>
              </w:rPr>
              <m:t>2</m:t>
            </m:r>
            <m:ctrlPr>
              <w:rPr>
                <w:rFonts w:hint="default" w:ascii="Cambria Math" w:hAnsi="Cambria Math" w:eastAsia="宋体" w:cs="Times New Roman"/>
                <w:b w:val="0"/>
                <w:i w:val="0"/>
                <w:strike w:val="0"/>
                <w:color w:val="auto"/>
                <w:sz w:val="24"/>
                <w:u w:val="none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trike w:val="0"/>
            <w:color w:val="auto"/>
            <w:sz w:val="24"/>
            <w:u w:val="none"/>
          </w:rPr>
          <m:t>、</m:t>
        </m:r>
        <m:sSub>
          <m:sSubPr>
            <m:ctrlPr>
              <w:rPr>
                <w:rFonts w:hint="default" w:ascii="Cambria Math" w:hAnsi="Cambria Math" w:eastAsia="宋体" w:cs="Times New Roman"/>
                <w:b w:val="0"/>
                <w:i w:val="0"/>
                <w:strike w:val="0"/>
                <w:color w:val="auto"/>
                <w:sz w:val="24"/>
                <w:u w:val="none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trike w:val="0"/>
                <w:color w:val="auto"/>
                <w:sz w:val="24"/>
                <w:u w:val="none"/>
              </w:rPr>
              <m:t>k</m:t>
            </m:r>
            <m:ctrlPr>
              <w:rPr>
                <w:rFonts w:hint="default" w:ascii="Cambria Math" w:hAnsi="Cambria Math" w:eastAsia="宋体" w:cs="Times New Roman"/>
                <w:b w:val="0"/>
                <w:i w:val="0"/>
                <w:strike w:val="0"/>
                <w:color w:val="auto"/>
                <w:sz w:val="24"/>
                <w:u w:val="none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trike w:val="0"/>
                <w:color w:val="auto"/>
                <w:sz w:val="24"/>
                <w:u w:val="none"/>
              </w:rPr>
              <m:t>3</m:t>
            </m:r>
            <m:ctrlPr>
              <w:rPr>
                <w:rFonts w:hint="default" w:ascii="Cambria Math" w:hAnsi="Cambria Math" w:eastAsia="宋体" w:cs="Times New Roman"/>
                <w:b w:val="0"/>
                <w:i w:val="0"/>
                <w:strike w:val="0"/>
                <w:color w:val="auto"/>
                <w:sz w:val="24"/>
                <w:u w:val="none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</w:rPr>
        <w:t xml:space="preserve"> 为径向畸变系数，用于修正镜头远近轴弯曲形变；</w:t>
      </w:r>
      <m:oMath>
        <m:sSub>
          <m:sSubPr>
            <m:ctrlPr>
              <w:rPr>
                <w:rFonts w:hint="default" w:ascii="Cambria Math" w:hAnsi="Cambria Math" w:eastAsia="宋体" w:cs="Times New Roman"/>
                <w:b w:val="0"/>
                <w:i w:val="0"/>
                <w:strike w:val="0"/>
                <w:color w:val="auto"/>
                <w:sz w:val="24"/>
                <w:u w:val="none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trike w:val="0"/>
                <w:color w:val="auto"/>
                <w:sz w:val="24"/>
                <w:u w:val="none"/>
              </w:rPr>
              <m:t>p</m:t>
            </m:r>
            <m:ctrlPr>
              <w:rPr>
                <w:rFonts w:hint="default" w:ascii="Cambria Math" w:hAnsi="Cambria Math" w:eastAsia="宋体" w:cs="Times New Roman"/>
                <w:b w:val="0"/>
                <w:i w:val="0"/>
                <w:strike w:val="0"/>
                <w:color w:val="auto"/>
                <w:sz w:val="24"/>
                <w:u w:val="none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trike w:val="0"/>
                <w:color w:val="auto"/>
                <w:sz w:val="24"/>
                <w:u w:val="none"/>
              </w:rPr>
              <m:t>1</m:t>
            </m:r>
            <m:ctrlPr>
              <w:rPr>
                <w:rFonts w:hint="default" w:ascii="Cambria Math" w:hAnsi="Cambria Math" w:eastAsia="宋体" w:cs="Times New Roman"/>
                <w:b w:val="0"/>
                <w:i w:val="0"/>
                <w:strike w:val="0"/>
                <w:color w:val="auto"/>
                <w:sz w:val="24"/>
                <w:u w:val="none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trike w:val="0"/>
            <w:color w:val="auto"/>
            <w:sz w:val="24"/>
            <w:u w:val="none"/>
          </w:rPr>
          <m:t>、</m:t>
        </m:r>
        <m:sSub>
          <m:sSubPr>
            <m:ctrlPr>
              <w:rPr>
                <w:rFonts w:hint="default" w:ascii="Cambria Math" w:hAnsi="Cambria Math" w:eastAsia="宋体" w:cs="Times New Roman"/>
                <w:b w:val="0"/>
                <w:i w:val="0"/>
                <w:strike w:val="0"/>
                <w:color w:val="auto"/>
                <w:sz w:val="24"/>
                <w:u w:val="none"/>
              </w:rPr>
            </m:ctrlPr>
          </m:sSubPr>
          <m:e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trike w:val="0"/>
                <w:color w:val="auto"/>
                <w:sz w:val="24"/>
                <w:u w:val="none"/>
              </w:rPr>
              <m:t>p</m:t>
            </m:r>
            <m:ctrlPr>
              <w:rPr>
                <w:rFonts w:hint="default" w:ascii="Cambria Math" w:hAnsi="Cambria Math" w:eastAsia="宋体" w:cs="Times New Roman"/>
                <w:b w:val="0"/>
                <w:i w:val="0"/>
                <w:strike w:val="0"/>
                <w:color w:val="auto"/>
                <w:sz w:val="24"/>
                <w:u w:val="none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trike w:val="0"/>
                <w:color w:val="auto"/>
                <w:sz w:val="24"/>
                <w:u w:val="none"/>
              </w:rPr>
              <m:t>2</m:t>
            </m:r>
            <m:ctrlPr>
              <w:rPr>
                <w:rFonts w:hint="default" w:ascii="Cambria Math" w:hAnsi="Cambria Math" w:eastAsia="宋体" w:cs="Times New Roman"/>
                <w:b w:val="0"/>
                <w:i w:val="0"/>
                <w:strike w:val="0"/>
                <w:color w:val="auto"/>
                <w:sz w:val="24"/>
                <w:u w:val="none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</w:rPr>
        <w:t xml:space="preserve"> 为切向畸变系数，用于修正镜头装配偏移产生的形变。</w:t>
      </w:r>
    </w:p>
    <w:p w14:paraId="29F8E1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both"/>
        <w:textAlignment w:val="auto"/>
        <w:outlineLvl w:val="2"/>
        <w:rPr>
          <w:rFonts w:hint="default" w:ascii="Times New Roman" w:hAnsi="Times New Roman" w:eastAsia="宋体" w:cs="Times New Roman"/>
          <w:b/>
          <w:i w:val="0"/>
          <w:strike w:val="0"/>
          <w:color w:val="auto"/>
          <w:sz w:val="24"/>
          <w:u w:val="none"/>
        </w:rPr>
      </w:pPr>
      <w:bookmarkStart w:id="5" w:name="heading_5"/>
      <w:r>
        <w:rPr>
          <w:rFonts w:hint="default" w:ascii="Times New Roman" w:hAnsi="Times New Roman" w:eastAsia="宋体" w:cs="Times New Roman"/>
          <w:b/>
          <w:i w:val="0"/>
          <w:strike w:val="0"/>
          <w:color w:val="auto"/>
          <w:sz w:val="24"/>
          <w:u w:val="none"/>
        </w:rPr>
        <w:t>3.3 重投影误差</w:t>
      </w:r>
      <w:bookmarkEnd w:id="5"/>
    </w:p>
    <w:p w14:paraId="3180EC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</w:rPr>
        <w:t>重投影误差是评价标定精度的核心指标，指将求解得到的相机参数反投影计算出的像素坐标，与实际检测的棋盘格角点像素坐标的偏差。误差值越小，代表标定参数越精准，行业通用合格标准为平均重投影误差低于1pixel。</w:t>
      </w:r>
    </w:p>
    <w:p w14:paraId="72B104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both"/>
        <w:textAlignment w:val="auto"/>
        <w:outlineLvl w:val="1"/>
        <w:rPr>
          <w:rFonts w:hint="default" w:ascii="Times New Roman" w:hAnsi="Times New Roman" w:eastAsia="宋体" w:cs="Times New Roman"/>
          <w:b/>
          <w:i w:val="0"/>
          <w:strike w:val="0"/>
          <w:color w:val="auto"/>
          <w:sz w:val="28"/>
          <w:u w:val="none"/>
        </w:rPr>
      </w:pPr>
      <w:bookmarkStart w:id="6" w:name="heading_6"/>
      <w:r>
        <w:rPr>
          <w:rFonts w:hint="default" w:ascii="Times New Roman" w:hAnsi="Times New Roman" w:eastAsia="宋体" w:cs="Times New Roman"/>
          <w:b/>
          <w:i w:val="0"/>
          <w:strike w:val="0"/>
          <w:color w:val="auto"/>
          <w:sz w:val="28"/>
          <w:u w:val="none"/>
        </w:rPr>
        <w:t>四、实验准备与实验步骤</w:t>
      </w:r>
      <w:bookmarkEnd w:id="6"/>
    </w:p>
    <w:p w14:paraId="620668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both"/>
        <w:textAlignment w:val="auto"/>
        <w:outlineLvl w:val="2"/>
        <w:rPr>
          <w:rFonts w:hint="default" w:ascii="Times New Roman" w:hAnsi="Times New Roman" w:eastAsia="宋体" w:cs="Times New Roman"/>
          <w:b/>
          <w:i w:val="0"/>
          <w:strike w:val="0"/>
          <w:color w:val="auto"/>
          <w:sz w:val="24"/>
          <w:u w:val="none"/>
        </w:rPr>
      </w:pPr>
      <w:bookmarkStart w:id="7" w:name="heading_7"/>
      <w:r>
        <w:rPr>
          <w:rFonts w:hint="default" w:ascii="Times New Roman" w:hAnsi="Times New Roman" w:eastAsia="宋体" w:cs="Times New Roman"/>
          <w:b/>
          <w:i w:val="0"/>
          <w:strike w:val="0"/>
          <w:color w:val="auto"/>
          <w:sz w:val="24"/>
          <w:u w:val="none"/>
        </w:rPr>
        <w:t>4.1 实验准备</w:t>
      </w:r>
      <w:bookmarkEnd w:id="7"/>
    </w:p>
    <w:p w14:paraId="034688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left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等线" w:cs="Times New Roman"/>
          <w:sz w:val="22"/>
        </w:rPr>
        <w:t>1. 标定板：采用9×6内角点棋盘格，方格边长25mm，平整放置无褶皱、无弯曲。</w:t>
      </w:r>
    </w:p>
    <w:p w14:paraId="059BDF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</w:rPr>
        <w:t>2. 图像采集：使用同一手机主摄相机，固定分辨率3648×2736，关闭美颜、HDR、畸变矫正等自带算法，拍摄16张不同姿态、角度、距离的棋盘格图像，覆盖画面中心、边缘、四角及倾斜、旋转视角，保证样本多样性。</w:t>
      </w:r>
    </w:p>
    <w:p w14:paraId="51EF72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</w:rPr>
        <w:t>3. 运行环境：Python3.x，配置OpenCV、NumPy、Matplotlib依赖库。</w:t>
      </w:r>
    </w:p>
    <w:p w14:paraId="15F94C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both"/>
        <w:textAlignment w:val="auto"/>
        <w:outlineLvl w:val="2"/>
        <w:rPr>
          <w:rFonts w:hint="default" w:ascii="Times New Roman" w:hAnsi="Times New Roman" w:eastAsia="宋体" w:cs="Times New Roman"/>
          <w:b/>
          <w:i w:val="0"/>
          <w:strike w:val="0"/>
          <w:color w:val="auto"/>
          <w:sz w:val="24"/>
          <w:u w:val="none"/>
        </w:rPr>
      </w:pPr>
      <w:bookmarkStart w:id="8" w:name="heading_8"/>
      <w:r>
        <w:rPr>
          <w:rFonts w:hint="default" w:ascii="Times New Roman" w:hAnsi="Times New Roman" w:eastAsia="宋体" w:cs="Times New Roman"/>
          <w:b/>
          <w:i w:val="0"/>
          <w:strike w:val="0"/>
          <w:color w:val="auto"/>
          <w:sz w:val="24"/>
          <w:u w:val="none"/>
        </w:rPr>
        <w:t>4.2 实验步骤</w:t>
      </w:r>
      <w:bookmarkEnd w:id="8"/>
    </w:p>
    <w:p w14:paraId="50C3FF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</w:rPr>
        <w:t>1. 参数初始化：定义棋盘格内角点尺寸、方格物理边长、亚像素检测迭代终止条件等核心参数。</w:t>
      </w:r>
    </w:p>
    <w:p w14:paraId="3C77D7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</w:rPr>
        <w:t>2. 构建三维坐标：在棋盘格世界坐标系（Z=0平面），生成所有内角点的三维物理坐标。</w:t>
      </w:r>
    </w:p>
    <w:p w14:paraId="5F31A8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</w:rPr>
        <w:t>3. 角点检测与优化：批量读取标定图像，通过OpenCV函数检测棋盘格角点，完成亚像素精度优化，存储三维世界坐标与二维像素坐标。</w:t>
      </w:r>
    </w:p>
    <w:p w14:paraId="152F82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</w:rPr>
        <w:t>4. 相机标定：调用标定函数求解相机内参矩阵、畸变参数、每张图像的外参，并计算RMS误差与单张图像平均重投影误差。</w:t>
      </w:r>
    </w:p>
    <w:p w14:paraId="2D843A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</w:rPr>
        <w:t>5. 图像去畸变：基于标定得到的参数，对原图进行畸变矫正，裁剪无效黑边，生成原图与去畸变图对比结果。</w:t>
      </w:r>
    </w:p>
    <w:p w14:paraId="7A22AC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</w:rPr>
        <w:t>6. 结果保存与可视化：保存全部标定参数、误差数据，生成重投影误差分布图，整理实验结果。</w:t>
      </w:r>
    </w:p>
    <w:p w14:paraId="59A3F4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both"/>
        <w:textAlignment w:val="auto"/>
        <w:outlineLvl w:val="1"/>
        <w:rPr>
          <w:rFonts w:hint="default" w:ascii="Times New Roman" w:hAnsi="Times New Roman" w:eastAsia="宋体" w:cs="Times New Roman"/>
          <w:b/>
          <w:i w:val="0"/>
          <w:strike w:val="0"/>
          <w:color w:val="auto"/>
          <w:sz w:val="28"/>
          <w:u w:val="none"/>
        </w:rPr>
      </w:pPr>
      <w:bookmarkStart w:id="9" w:name="heading_9"/>
      <w:r>
        <w:rPr>
          <w:rFonts w:hint="default" w:ascii="Times New Roman" w:hAnsi="Times New Roman" w:eastAsia="宋体" w:cs="Times New Roman"/>
          <w:b/>
          <w:i w:val="0"/>
          <w:strike w:val="0"/>
          <w:color w:val="auto"/>
          <w:sz w:val="28"/>
          <w:u w:val="none"/>
        </w:rPr>
        <w:t>五、实验结果</w:t>
      </w:r>
      <w:bookmarkEnd w:id="9"/>
    </w:p>
    <w:p w14:paraId="527460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eastAsia="宋体" w:cs="Times New Roman"/>
          <w:b/>
          <w:bCs w:val="0"/>
          <w:i w:val="0"/>
          <w:strike w:val="0"/>
          <w:color w:val="auto"/>
          <w:sz w:val="24"/>
          <w:u w:val="none"/>
        </w:rPr>
      </w:pPr>
      <w:r>
        <w:rPr>
          <w:rFonts w:hint="default" w:ascii="Times New Roman" w:hAnsi="Times New Roman" w:eastAsia="宋体" w:cs="Times New Roman"/>
          <w:b/>
          <w:bCs w:val="0"/>
          <w:i w:val="0"/>
          <w:strike w:val="0"/>
          <w:color w:val="auto"/>
          <w:sz w:val="24"/>
          <w:u w:val="none"/>
        </w:rPr>
        <w:t>5.1 基础实验参数</w:t>
      </w:r>
    </w:p>
    <w:p w14:paraId="4725DB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/>
          <w:i w:val="0"/>
          <w:strike w:val="0"/>
          <w:color w:val="auto"/>
          <w:sz w:val="24"/>
          <w:u w:val="none"/>
        </w:rPr>
      </w:pPr>
      <w:r>
        <w:rPr>
          <w:rFonts w:hint="default" w:ascii="Times New Roman" w:hAnsi="Times New Roman" w:eastAsia="宋体" w:cs="Times New Roman"/>
          <w:b w:val="0"/>
          <w:bCs/>
          <w:i w:val="0"/>
          <w:strike w:val="0"/>
          <w:color w:val="auto"/>
          <w:sz w:val="24"/>
          <w:u w:val="none"/>
        </w:rPr>
        <w:t>图像分辨率：3648 × 2736</w:t>
      </w:r>
    </w:p>
    <w:p w14:paraId="348768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/>
          <w:i w:val="0"/>
          <w:strike w:val="0"/>
          <w:color w:val="auto"/>
          <w:sz w:val="24"/>
          <w:u w:val="none"/>
        </w:rPr>
      </w:pPr>
      <w:r>
        <w:rPr>
          <w:rFonts w:hint="default" w:ascii="Times New Roman" w:hAnsi="Times New Roman" w:eastAsia="宋体" w:cs="Times New Roman"/>
          <w:b w:val="0"/>
          <w:bCs/>
          <w:i w:val="0"/>
          <w:strike w:val="0"/>
          <w:color w:val="auto"/>
          <w:sz w:val="24"/>
          <w:u w:val="none"/>
        </w:rPr>
        <w:t>有效标定图片数量：16 张（全部图片角点检测成功，无失败样本）</w:t>
      </w:r>
    </w:p>
    <w:p w14:paraId="7B86CE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/>
          <w:i w:val="0"/>
          <w:strike w:val="0"/>
          <w:color w:val="auto"/>
          <w:sz w:val="24"/>
          <w:u w:val="none"/>
        </w:rPr>
      </w:pPr>
      <w:r>
        <w:rPr>
          <w:rFonts w:hint="default" w:ascii="Times New Roman" w:hAnsi="Times New Roman" w:eastAsia="宋体" w:cs="Times New Roman"/>
          <w:b w:val="0"/>
          <w:bCs/>
          <w:i w:val="0"/>
          <w:strike w:val="0"/>
          <w:color w:val="auto"/>
          <w:sz w:val="24"/>
          <w:u w:val="none"/>
        </w:rPr>
        <w:t>棋盘格参数：9×6 内角点，方格边长 25mm</w:t>
      </w:r>
    </w:p>
    <w:p w14:paraId="244869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eastAsia="宋体" w:cs="Times New Roman"/>
          <w:b/>
          <w:bCs w:val="0"/>
          <w:i w:val="0"/>
          <w:strike w:val="0"/>
          <w:color w:val="auto"/>
          <w:sz w:val="24"/>
          <w:u w:val="none"/>
        </w:rPr>
      </w:pPr>
      <w:r>
        <w:rPr>
          <w:rFonts w:hint="default" w:ascii="Times New Roman" w:hAnsi="Times New Roman" w:eastAsia="宋体" w:cs="Times New Roman"/>
          <w:b/>
          <w:bCs w:val="0"/>
          <w:i w:val="0"/>
          <w:strike w:val="0"/>
          <w:color w:val="auto"/>
          <w:sz w:val="24"/>
          <w:u w:val="none"/>
        </w:rPr>
        <w:t>5.2 标定图片样例</w:t>
      </w:r>
    </w:p>
    <w:p w14:paraId="2D86E6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bCs/>
          <w:i w:val="0"/>
          <w:strike w:val="0"/>
          <w:color w:val="auto"/>
          <w:sz w:val="24"/>
          <w:u w:val="none"/>
        </w:rPr>
      </w:pPr>
      <w:r>
        <w:rPr>
          <w:rFonts w:hint="default" w:ascii="Times New Roman" w:hAnsi="Times New Roman" w:eastAsia="宋体" w:cs="Times New Roman"/>
          <w:b w:val="0"/>
          <w:bCs/>
          <w:i w:val="0"/>
          <w:strike w:val="0"/>
          <w:color w:val="auto"/>
          <w:sz w:val="24"/>
          <w:u w:val="none"/>
        </w:rPr>
        <w:t>本次实验采集的 16 张标定图像覆盖了不同拍摄距离、画面位置与倾斜旋转角度，充分保证标定数据的多样性与可靠性。下图为部分不同姿态下的棋盘格标定样图。</w:t>
      </w:r>
    </w:p>
    <w:p w14:paraId="49B78B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center"/>
        <w:textAlignment w:val="auto"/>
        <w:rPr>
          <w:rFonts w:hint="eastAsia" w:ascii="Times New Roman" w:hAnsi="Times New Roman" w:eastAsia="宋体" w:cs="Times New Roman"/>
          <w:b w:val="0"/>
          <w:bCs/>
          <w:i w:val="0"/>
          <w:strike w:val="0"/>
          <w:color w:val="auto"/>
          <w:sz w:val="24"/>
          <w:u w:val="none"/>
          <w:lang w:eastAsia="zh-CN"/>
        </w:rPr>
      </w:pPr>
      <w:r>
        <w:rPr>
          <w:rFonts w:hint="eastAsia" w:ascii="Times New Roman" w:hAnsi="Times New Roman" w:eastAsia="宋体" w:cs="Times New Roman"/>
          <w:b w:val="0"/>
          <w:bCs/>
          <w:i w:val="0"/>
          <w:strike w:val="0"/>
          <w:color w:val="auto"/>
          <w:sz w:val="24"/>
          <w:u w:val="none"/>
          <w:lang w:eastAsia="zh-CN"/>
        </w:rPr>
        <w:drawing>
          <wp:inline distT="0" distB="0" distL="114300" distR="114300">
            <wp:extent cx="2306955" cy="1730375"/>
            <wp:effectExtent l="0" t="0" r="3175" b="7620"/>
            <wp:docPr id="3" name="图片 3" descr="去畸变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去畸变结果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06955" cy="173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2CE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center"/>
        <w:textAlignment w:val="auto"/>
        <w:rPr>
          <w:rFonts w:hint="default" w:ascii="Times New Roman" w:hAnsi="Times New Roman" w:eastAsia="宋体" w:cs="Times New Roman"/>
          <w:b w:val="0"/>
          <w:bCs/>
          <w:i w:val="0"/>
          <w:strike w:val="0"/>
          <w:color w:val="auto"/>
          <w:sz w:val="24"/>
          <w:u w:val="none"/>
        </w:rPr>
      </w:pPr>
      <w:r>
        <w:rPr>
          <w:rFonts w:hint="default" w:ascii="Times New Roman" w:hAnsi="Times New Roman" w:eastAsia="宋体" w:cs="Times New Roman"/>
          <w:b w:val="0"/>
          <w:bCs/>
          <w:i w:val="0"/>
          <w:strike w:val="0"/>
          <w:color w:val="auto"/>
          <w:sz w:val="24"/>
          <w:u w:val="none"/>
        </w:rPr>
        <w:t>图5-1 不同姿态下的棋盘格标定图样例</w:t>
      </w:r>
    </w:p>
    <w:p w14:paraId="2A730C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eastAsia="宋体" w:cs="Times New Roman"/>
          <w:b/>
          <w:bCs w:val="0"/>
          <w:i w:val="0"/>
          <w:strike w:val="0"/>
          <w:color w:val="auto"/>
          <w:sz w:val="24"/>
          <w:u w:val="none"/>
        </w:rPr>
      </w:pPr>
      <w:r>
        <w:rPr>
          <w:rFonts w:hint="default" w:ascii="Times New Roman" w:hAnsi="Times New Roman" w:eastAsia="宋体" w:cs="Times New Roman"/>
          <w:b/>
          <w:bCs w:val="0"/>
          <w:i w:val="0"/>
          <w:strike w:val="0"/>
          <w:color w:val="auto"/>
          <w:sz w:val="24"/>
          <w:u w:val="none"/>
        </w:rPr>
        <w:t>5.3 角点检测结果</w:t>
      </w:r>
    </w:p>
    <w:p w14:paraId="180A17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bCs/>
          <w:i w:val="0"/>
          <w:strike w:val="0"/>
          <w:color w:val="auto"/>
          <w:sz w:val="24"/>
          <w:u w:val="none"/>
        </w:rPr>
      </w:pPr>
      <w:r>
        <w:rPr>
          <w:rFonts w:hint="default" w:ascii="Times New Roman" w:hAnsi="Times New Roman" w:eastAsia="宋体" w:cs="Times New Roman"/>
          <w:b w:val="0"/>
          <w:bCs/>
          <w:i w:val="0"/>
          <w:strike w:val="0"/>
          <w:color w:val="auto"/>
          <w:sz w:val="24"/>
          <w:u w:val="none"/>
        </w:rPr>
        <w:t>使用 OpenCV 棋盘格角点检测算法对全部图像进行角点提取，并通过亚像素迭代优化进一步提升角点坐标精度。本次实验 16 张图像均成功检测出全部 9×6 个内角点，无检测失败样本，角点定位准确，为后续标定计算提供了可靠的二维像素坐标数据。</w:t>
      </w:r>
    </w:p>
    <w:p w14:paraId="2A70F5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eastAsia="宋体" w:cs="Times New Roman"/>
          <w:b/>
          <w:bCs w:val="0"/>
          <w:i w:val="0"/>
          <w:strike w:val="0"/>
          <w:color w:val="auto"/>
          <w:sz w:val="24"/>
          <w:u w:val="none"/>
        </w:rPr>
      </w:pPr>
      <w:r>
        <w:rPr>
          <w:rFonts w:hint="default" w:ascii="Times New Roman" w:hAnsi="Times New Roman" w:eastAsia="宋体" w:cs="Times New Roman"/>
          <w:b/>
          <w:bCs w:val="0"/>
          <w:i w:val="0"/>
          <w:strike w:val="0"/>
          <w:color w:val="auto"/>
          <w:sz w:val="24"/>
          <w:u w:val="none"/>
        </w:rPr>
        <w:t>5.4 相机内参矩阵</w:t>
      </w:r>
    </w:p>
    <w:p w14:paraId="503C75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bCs/>
          <w:i w:val="0"/>
          <w:strike w:val="0"/>
          <w:color w:val="auto"/>
          <w:sz w:val="24"/>
          <w:u w:val="none"/>
        </w:rPr>
      </w:pPr>
      <w:r>
        <w:rPr>
          <w:rFonts w:hint="default" w:ascii="Times New Roman" w:hAnsi="Times New Roman" w:eastAsia="宋体" w:cs="Times New Roman"/>
          <w:b w:val="0"/>
          <w:bCs/>
          <w:i w:val="0"/>
          <w:strike w:val="0"/>
          <w:color w:val="auto"/>
          <w:sz w:val="24"/>
          <w:u w:val="none"/>
        </w:rPr>
        <w:t>焦距参数：fx = 2883.12 pixel，fy = 2881.97 pixel</w:t>
      </w:r>
    </w:p>
    <w:p w14:paraId="2F9ECF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bCs/>
          <w:i w:val="0"/>
          <w:strike w:val="0"/>
          <w:color w:val="auto"/>
          <w:sz w:val="24"/>
          <w:u w:val="none"/>
        </w:rPr>
      </w:pPr>
      <w:r>
        <w:rPr>
          <w:rFonts w:hint="default" w:ascii="Times New Roman" w:hAnsi="Times New Roman" w:eastAsia="宋体" w:cs="Times New Roman"/>
          <w:b w:val="0"/>
          <w:bCs/>
          <w:i w:val="0"/>
          <w:strike w:val="0"/>
          <w:color w:val="auto"/>
          <w:sz w:val="24"/>
          <w:u w:val="none"/>
        </w:rPr>
        <w:t>主点坐标：cx = 1817.73 pixel，cy = 1375.20 pixel</w:t>
      </w:r>
    </w:p>
    <w:p w14:paraId="7A18CE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bCs/>
          <w:i w:val="0"/>
          <w:strike w:val="0"/>
          <w:color w:val="auto"/>
          <w:sz w:val="24"/>
          <w:u w:val="none"/>
        </w:rPr>
      </w:pPr>
      <w:r>
        <w:rPr>
          <w:rFonts w:hint="default" w:ascii="Times New Roman" w:hAnsi="Times New Roman" w:eastAsia="宋体" w:cs="Times New Roman"/>
          <w:b w:val="0"/>
          <w:bCs/>
          <w:i w:val="0"/>
          <w:strike w:val="0"/>
          <w:color w:val="auto"/>
          <w:sz w:val="24"/>
          <w:u w:val="none"/>
        </w:rPr>
        <w:t>图像理论中心：x=1824.00 pixel，y=1368.00 pixel</w:t>
      </w:r>
    </w:p>
    <w:p w14:paraId="358DD8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bCs/>
          <w:i w:val="0"/>
          <w:strike w:val="0"/>
          <w:color w:val="auto"/>
          <w:sz w:val="24"/>
          <w:u w:val="none"/>
        </w:rPr>
      </w:pPr>
      <w:r>
        <w:rPr>
          <w:rFonts w:hint="default" w:ascii="Times New Roman" w:hAnsi="Times New Roman" w:eastAsia="宋体" w:cs="Times New Roman"/>
          <w:b w:val="0"/>
          <w:bCs/>
          <w:i w:val="0"/>
          <w:strike w:val="0"/>
          <w:color w:val="auto"/>
          <w:sz w:val="24"/>
          <w:u w:val="none"/>
        </w:rPr>
        <w:t>主点偏移量：(6.27 pixel, 7.20 pixel)</w:t>
      </w:r>
    </w:p>
    <w:p w14:paraId="43C15D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eastAsia="宋体" w:cs="Times New Roman"/>
          <w:b/>
          <w:bCs w:val="0"/>
          <w:i w:val="0"/>
          <w:strike w:val="0"/>
          <w:color w:val="auto"/>
          <w:sz w:val="24"/>
          <w:u w:val="none"/>
        </w:rPr>
      </w:pPr>
      <w:r>
        <w:rPr>
          <w:rFonts w:hint="default" w:ascii="Times New Roman" w:hAnsi="Times New Roman" w:eastAsia="宋体" w:cs="Times New Roman"/>
          <w:b/>
          <w:bCs w:val="0"/>
          <w:i w:val="0"/>
          <w:strike w:val="0"/>
          <w:color w:val="auto"/>
          <w:sz w:val="24"/>
          <w:u w:val="none"/>
        </w:rPr>
        <w:t>5.5 相机畸变参数</w:t>
      </w:r>
    </w:p>
    <w:p w14:paraId="7D9F0C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bCs/>
          <w:i w:val="0"/>
          <w:strike w:val="0"/>
          <w:color w:val="auto"/>
          <w:sz w:val="24"/>
          <w:u w:val="none"/>
        </w:rPr>
      </w:pPr>
      <w:r>
        <w:rPr>
          <w:rFonts w:hint="default" w:ascii="Times New Roman" w:hAnsi="Times New Roman" w:eastAsia="宋体" w:cs="Times New Roman"/>
          <w:b w:val="0"/>
          <w:bCs/>
          <w:i w:val="0"/>
          <w:strike w:val="0"/>
          <w:color w:val="auto"/>
          <w:sz w:val="24"/>
          <w:u w:val="none"/>
        </w:rPr>
        <w:t>畸变参数 D = [k1, k2, p1, p2, k3]</w:t>
      </w:r>
    </w:p>
    <w:p w14:paraId="31E309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bCs/>
          <w:i w:val="0"/>
          <w:strike w:val="0"/>
          <w:color w:val="auto"/>
          <w:sz w:val="24"/>
          <w:u w:val="none"/>
        </w:rPr>
      </w:pPr>
      <w:r>
        <w:rPr>
          <w:rFonts w:hint="default" w:ascii="Times New Roman" w:hAnsi="Times New Roman" w:eastAsia="宋体" w:cs="Times New Roman"/>
          <w:b w:val="0"/>
          <w:bCs/>
          <w:i w:val="0"/>
          <w:strike w:val="0"/>
          <w:color w:val="auto"/>
          <w:sz w:val="24"/>
          <w:u w:val="none"/>
        </w:rPr>
        <w:t>径向畸变：k1 = 0.030034，k2 = 0.026058，k3 = -0.129858</w:t>
      </w:r>
    </w:p>
    <w:p w14:paraId="1436CB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bCs/>
          <w:i w:val="0"/>
          <w:strike w:val="0"/>
          <w:color w:val="auto"/>
          <w:sz w:val="24"/>
          <w:u w:val="none"/>
        </w:rPr>
      </w:pPr>
      <w:r>
        <w:rPr>
          <w:rFonts w:hint="default" w:ascii="Times New Roman" w:hAnsi="Times New Roman" w:eastAsia="宋体" w:cs="Times New Roman"/>
          <w:b w:val="0"/>
          <w:bCs/>
          <w:i w:val="0"/>
          <w:strike w:val="0"/>
          <w:color w:val="auto"/>
          <w:sz w:val="24"/>
          <w:u w:val="none"/>
        </w:rPr>
        <w:t>切向畸变：p1 = 0.001247，p2 = -0.000086</w:t>
      </w:r>
    </w:p>
    <w:p w14:paraId="212E62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eastAsia="宋体" w:cs="Times New Roman"/>
          <w:b/>
          <w:bCs w:val="0"/>
          <w:i w:val="0"/>
          <w:strike w:val="0"/>
          <w:color w:val="auto"/>
          <w:sz w:val="24"/>
          <w:u w:val="none"/>
        </w:rPr>
      </w:pPr>
      <w:r>
        <w:rPr>
          <w:rFonts w:hint="default" w:ascii="Times New Roman" w:hAnsi="Times New Roman" w:eastAsia="宋体" w:cs="Times New Roman"/>
          <w:b/>
          <w:bCs w:val="0"/>
          <w:i w:val="0"/>
          <w:strike w:val="0"/>
          <w:color w:val="auto"/>
          <w:sz w:val="24"/>
          <w:u w:val="none"/>
        </w:rPr>
        <w:t>5.6 重投影误差结果</w:t>
      </w:r>
    </w:p>
    <w:p w14:paraId="730BFE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bCs/>
          <w:i w:val="0"/>
          <w:strike w:val="0"/>
          <w:color w:val="auto"/>
          <w:sz w:val="24"/>
          <w:u w:val="none"/>
        </w:rPr>
      </w:pPr>
      <w:r>
        <w:rPr>
          <w:rFonts w:hint="default" w:ascii="Times New Roman" w:hAnsi="Times New Roman" w:eastAsia="宋体" w:cs="Times New Roman"/>
          <w:b w:val="0"/>
          <w:bCs/>
          <w:i w:val="0"/>
          <w:strike w:val="0"/>
          <w:color w:val="auto"/>
          <w:sz w:val="24"/>
          <w:u w:val="none"/>
        </w:rPr>
        <w:t>RMS 重投影误差：0.7078 pixel</w:t>
      </w:r>
    </w:p>
    <w:p w14:paraId="388DC8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bCs/>
          <w:i w:val="0"/>
          <w:strike w:val="0"/>
          <w:color w:val="auto"/>
          <w:sz w:val="24"/>
          <w:u w:val="none"/>
        </w:rPr>
      </w:pPr>
      <w:r>
        <w:rPr>
          <w:rFonts w:hint="default" w:ascii="Times New Roman" w:hAnsi="Times New Roman" w:eastAsia="宋体" w:cs="Times New Roman"/>
          <w:b w:val="0"/>
          <w:bCs/>
          <w:i w:val="0"/>
          <w:strike w:val="0"/>
          <w:color w:val="auto"/>
          <w:sz w:val="24"/>
          <w:u w:val="none"/>
        </w:rPr>
        <w:t>整体平均重投影误差：0.0902 pixel</w:t>
      </w:r>
    </w:p>
    <w:p w14:paraId="5FF354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bCs/>
          <w:i w:val="0"/>
          <w:strike w:val="0"/>
          <w:color w:val="auto"/>
          <w:sz w:val="24"/>
          <w:u w:val="none"/>
        </w:rPr>
      </w:pPr>
      <w:r>
        <w:rPr>
          <w:rFonts w:hint="default" w:ascii="Times New Roman" w:hAnsi="Times New Roman" w:eastAsia="宋体" w:cs="Times New Roman"/>
          <w:b w:val="0"/>
          <w:bCs/>
          <w:i w:val="0"/>
          <w:strike w:val="0"/>
          <w:color w:val="auto"/>
          <w:sz w:val="24"/>
          <w:u w:val="none"/>
        </w:rPr>
        <w:t>各单张图像的重投影误差分布如下图所示，所有样本误差均处于较低水平，数据整体稳定性良好。</w:t>
      </w:r>
    </w:p>
    <w:p w14:paraId="0DE6D1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 w:ascii="Times New Roman" w:hAnsi="Times New Roman" w:eastAsia="宋体" w:cs="Times New Roman"/>
          <w:b w:val="0"/>
          <w:bCs/>
          <w:i w:val="0"/>
          <w:strike w:val="0"/>
          <w:color w:val="auto"/>
          <w:sz w:val="24"/>
          <w:u w:val="none"/>
          <w:lang w:eastAsia="zh-CN"/>
        </w:rPr>
      </w:pPr>
      <w:r>
        <w:rPr>
          <w:rFonts w:hint="eastAsia" w:ascii="Times New Roman" w:hAnsi="Times New Roman" w:eastAsia="宋体" w:cs="Times New Roman"/>
          <w:b w:val="0"/>
          <w:bCs/>
          <w:i w:val="0"/>
          <w:strike w:val="0"/>
          <w:color w:val="auto"/>
          <w:sz w:val="24"/>
          <w:u w:val="none"/>
          <w:lang w:eastAsia="zh-CN"/>
        </w:rPr>
        <w:drawing>
          <wp:inline distT="0" distB="0" distL="114300" distR="114300">
            <wp:extent cx="5266690" cy="2633345"/>
            <wp:effectExtent l="0" t="0" r="1270" b="635"/>
            <wp:docPr id="4" name="图片 4" descr="重投影误差分布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重投影误差分布图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33B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center"/>
        <w:textAlignment w:val="auto"/>
        <w:rPr>
          <w:rFonts w:hint="default" w:ascii="Times New Roman" w:hAnsi="Times New Roman" w:eastAsia="宋体" w:cs="Times New Roman"/>
          <w:b w:val="0"/>
          <w:bCs/>
          <w:i w:val="0"/>
          <w:strike w:val="0"/>
          <w:color w:val="auto"/>
          <w:sz w:val="24"/>
          <w:u w:val="none"/>
        </w:rPr>
      </w:pPr>
      <w:r>
        <w:rPr>
          <w:rFonts w:hint="default" w:ascii="Times New Roman" w:hAnsi="Times New Roman" w:eastAsia="宋体" w:cs="Times New Roman"/>
          <w:b w:val="0"/>
          <w:bCs/>
          <w:i w:val="0"/>
          <w:strike w:val="0"/>
          <w:color w:val="auto"/>
          <w:sz w:val="24"/>
          <w:u w:val="none"/>
        </w:rPr>
        <w:t>图5-2 各图像重投影误差分布柱状图</w:t>
      </w:r>
    </w:p>
    <w:p w14:paraId="599035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/>
          <w:i w:val="0"/>
          <w:strike w:val="0"/>
          <w:color w:val="auto"/>
          <w:sz w:val="24"/>
          <w:u w:val="none"/>
        </w:rPr>
      </w:pPr>
      <w:r>
        <w:rPr>
          <w:rFonts w:hint="default" w:ascii="Times New Roman" w:hAnsi="Times New Roman" w:eastAsia="宋体" w:cs="Times New Roman"/>
          <w:b w:val="0"/>
          <w:bCs/>
          <w:i w:val="0"/>
          <w:strike w:val="0"/>
          <w:color w:val="auto"/>
          <w:sz w:val="24"/>
          <w:u w:val="none"/>
        </w:rPr>
        <w:t>各单张图像重投影误差具体数值：</w:t>
      </w:r>
    </w:p>
    <w:p w14:paraId="6BE655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bCs/>
          <w:i w:val="0"/>
          <w:strike w:val="0"/>
          <w:color w:val="auto"/>
          <w:sz w:val="24"/>
          <w:u w:val="none"/>
        </w:rPr>
      </w:pPr>
      <w:r>
        <w:rPr>
          <w:rFonts w:hint="default" w:ascii="Times New Roman" w:hAnsi="Times New Roman" w:eastAsia="宋体" w:cs="Times New Roman"/>
          <w:b w:val="0"/>
          <w:bCs/>
          <w:i w:val="0"/>
          <w:strike w:val="0"/>
          <w:color w:val="auto"/>
          <w:sz w:val="24"/>
          <w:u w:val="none"/>
        </w:rPr>
        <w:t>第 1 张：0.0940 pixel、第 2 张：0.0870 pixel、第 3 张：0.0657 pixel、第 4 张：0.0352 pixel</w:t>
      </w:r>
    </w:p>
    <w:p w14:paraId="54A010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bCs/>
          <w:i w:val="0"/>
          <w:strike w:val="0"/>
          <w:color w:val="auto"/>
          <w:sz w:val="24"/>
          <w:u w:val="none"/>
        </w:rPr>
      </w:pPr>
      <w:r>
        <w:rPr>
          <w:rFonts w:hint="default" w:ascii="Times New Roman" w:hAnsi="Times New Roman" w:eastAsia="宋体" w:cs="Times New Roman"/>
          <w:b w:val="0"/>
          <w:bCs/>
          <w:i w:val="0"/>
          <w:strike w:val="0"/>
          <w:color w:val="auto"/>
          <w:sz w:val="24"/>
          <w:u w:val="none"/>
        </w:rPr>
        <w:t>第 5 张：0.0538 pixel、第 6 张：0.0843 pixel、第 7 张：0.0707 pixel、第 8 张：0.1030 pixel</w:t>
      </w:r>
    </w:p>
    <w:p w14:paraId="616BCB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bCs/>
          <w:i w:val="0"/>
          <w:strike w:val="0"/>
          <w:color w:val="auto"/>
          <w:sz w:val="24"/>
          <w:u w:val="none"/>
        </w:rPr>
      </w:pPr>
      <w:r>
        <w:rPr>
          <w:rFonts w:hint="default" w:ascii="Times New Roman" w:hAnsi="Times New Roman" w:eastAsia="宋体" w:cs="Times New Roman"/>
          <w:b w:val="0"/>
          <w:bCs/>
          <w:i w:val="0"/>
          <w:strike w:val="0"/>
          <w:color w:val="auto"/>
          <w:sz w:val="24"/>
          <w:u w:val="none"/>
        </w:rPr>
        <w:t>第 9 张：0.0892 pixel、第 10 张：0.0930 pixel、第 11 张：0.1259 pixel、第 12 张：0.0735 pixel</w:t>
      </w:r>
    </w:p>
    <w:p w14:paraId="2695D6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bCs/>
          <w:i w:val="0"/>
          <w:strike w:val="0"/>
          <w:color w:val="auto"/>
          <w:sz w:val="24"/>
          <w:u w:val="none"/>
        </w:rPr>
      </w:pPr>
      <w:r>
        <w:rPr>
          <w:rFonts w:hint="default" w:ascii="Times New Roman" w:hAnsi="Times New Roman" w:eastAsia="宋体" w:cs="Times New Roman"/>
          <w:b w:val="0"/>
          <w:bCs/>
          <w:i w:val="0"/>
          <w:strike w:val="0"/>
          <w:color w:val="auto"/>
          <w:sz w:val="24"/>
          <w:u w:val="none"/>
        </w:rPr>
        <w:t>第 13 张：0.0648 pixel、第 14 张：0.1350 pixel、第 15 张：0.1827 pixel、第 16 张：0.0851 pixel</w:t>
      </w:r>
    </w:p>
    <w:p w14:paraId="3EAE9D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bCs/>
          <w:i w:val="0"/>
          <w:strike w:val="0"/>
          <w:color w:val="auto"/>
          <w:sz w:val="24"/>
          <w:u w:val="none"/>
        </w:rPr>
      </w:pPr>
      <w:r>
        <w:rPr>
          <w:rFonts w:hint="default" w:ascii="Times New Roman" w:hAnsi="Times New Roman" w:eastAsia="宋体" w:cs="Times New Roman"/>
          <w:b w:val="0"/>
          <w:bCs/>
          <w:i w:val="0"/>
          <w:strike w:val="0"/>
          <w:color w:val="auto"/>
          <w:sz w:val="24"/>
          <w:u w:val="none"/>
        </w:rPr>
        <w:t>5.7 去畸变实验结果</w:t>
      </w:r>
    </w:p>
    <w:p w14:paraId="6C1BB6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bCs/>
          <w:i w:val="0"/>
          <w:strike w:val="0"/>
          <w:color w:val="auto"/>
          <w:sz w:val="24"/>
          <w:u w:val="none"/>
        </w:rPr>
      </w:pPr>
      <w:r>
        <w:rPr>
          <w:rFonts w:hint="default" w:ascii="Times New Roman" w:hAnsi="Times New Roman" w:eastAsia="宋体" w:cs="Times New Roman"/>
          <w:b w:val="0"/>
          <w:bCs/>
          <w:i w:val="0"/>
          <w:strike w:val="0"/>
          <w:color w:val="auto"/>
          <w:sz w:val="24"/>
          <w:u w:val="none"/>
        </w:rPr>
        <w:t>基于标定得到的内参与畸变参数，对标定图像进行畸变校正处理，原图与去畸变后的对比如下图所示。</w:t>
      </w:r>
    </w:p>
    <w:p w14:paraId="6F30F0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auto"/>
        <w:rPr>
          <w:rFonts w:hint="eastAsia" w:ascii="Times New Roman" w:hAnsi="Times New Roman" w:eastAsia="宋体" w:cs="Times New Roman"/>
          <w:b w:val="0"/>
          <w:bCs/>
          <w:i w:val="0"/>
          <w:strike w:val="0"/>
          <w:color w:val="auto"/>
          <w:sz w:val="24"/>
          <w:u w:val="none"/>
          <w:lang w:eastAsia="zh-CN"/>
        </w:rPr>
      </w:pPr>
      <w:r>
        <w:rPr>
          <w:rFonts w:hint="eastAsia" w:ascii="Times New Roman" w:hAnsi="Times New Roman" w:eastAsia="宋体" w:cs="Times New Roman"/>
          <w:b w:val="0"/>
          <w:bCs/>
          <w:i w:val="0"/>
          <w:strike w:val="0"/>
          <w:color w:val="auto"/>
          <w:sz w:val="24"/>
          <w:u w:val="none"/>
          <w:lang w:eastAsia="zh-CN"/>
        </w:rPr>
        <w:drawing>
          <wp:inline distT="0" distB="0" distL="114300" distR="114300">
            <wp:extent cx="5266690" cy="2098040"/>
            <wp:effectExtent l="0" t="0" r="1270" b="6985"/>
            <wp:docPr id="5" name="图片 5" descr="原图vs去畸变对比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原图vs去畸变对比图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09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410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center"/>
        <w:textAlignment w:val="auto"/>
        <w:rPr>
          <w:rFonts w:hint="default" w:ascii="Times New Roman" w:hAnsi="Times New Roman" w:eastAsia="宋体" w:cs="Times New Roman"/>
          <w:b w:val="0"/>
          <w:bCs/>
          <w:i w:val="0"/>
          <w:strike w:val="0"/>
          <w:color w:val="auto"/>
          <w:sz w:val="24"/>
          <w:u w:val="none"/>
        </w:rPr>
      </w:pPr>
      <w:r>
        <w:rPr>
          <w:rFonts w:hint="default" w:ascii="Times New Roman" w:hAnsi="Times New Roman" w:eastAsia="宋体" w:cs="Times New Roman"/>
          <w:b w:val="0"/>
          <w:bCs/>
          <w:i w:val="0"/>
          <w:strike w:val="0"/>
          <w:color w:val="auto"/>
          <w:sz w:val="24"/>
          <w:u w:val="none"/>
        </w:rPr>
        <w:t>图5-3 原图与去畸变结果对比图</w:t>
      </w:r>
    </w:p>
    <w:p w14:paraId="1E6128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bCs/>
          <w:i w:val="0"/>
          <w:strike w:val="0"/>
          <w:color w:val="auto"/>
          <w:sz w:val="24"/>
          <w:u w:val="none"/>
        </w:rPr>
      </w:pPr>
      <w:r>
        <w:rPr>
          <w:rFonts w:hint="default" w:ascii="Times New Roman" w:hAnsi="Times New Roman" w:eastAsia="宋体" w:cs="Times New Roman"/>
          <w:b w:val="0"/>
          <w:bCs/>
          <w:i w:val="0"/>
          <w:strike w:val="0"/>
          <w:color w:val="auto"/>
          <w:sz w:val="24"/>
          <w:u w:val="none"/>
        </w:rPr>
        <w:t>本次实验使用手机主摄镜头，镜头本身畸变量较小。肉眼观察整体画面无显著差异，像素级放大后可观察到画面边缘直线的弯曲程度得到轻微矫正，有效消除了镜头轻微桶形畸变。去畸变后图像自动裁剪掉边缘无效黑边，保留完整有效成像区域，畸变矫正算法生效且效果精准。</w:t>
      </w:r>
    </w:p>
    <w:p w14:paraId="63C529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both"/>
        <w:textAlignment w:val="auto"/>
        <w:outlineLvl w:val="1"/>
        <w:rPr>
          <w:rFonts w:hint="default" w:ascii="Times New Roman" w:hAnsi="Times New Roman" w:eastAsia="宋体" w:cs="Times New Roman"/>
          <w:b/>
          <w:i w:val="0"/>
          <w:strike w:val="0"/>
          <w:color w:val="auto"/>
          <w:sz w:val="28"/>
          <w:u w:val="none"/>
        </w:rPr>
      </w:pPr>
      <w:bookmarkStart w:id="10" w:name="heading_15"/>
      <w:r>
        <w:rPr>
          <w:rFonts w:hint="default" w:ascii="Times New Roman" w:hAnsi="Times New Roman" w:eastAsia="宋体" w:cs="Times New Roman"/>
          <w:b/>
          <w:i w:val="0"/>
          <w:strike w:val="0"/>
          <w:color w:val="auto"/>
          <w:sz w:val="28"/>
          <w:u w:val="none"/>
        </w:rPr>
        <w:t>六、实验结果分析</w:t>
      </w:r>
      <w:bookmarkEnd w:id="10"/>
    </w:p>
    <w:p w14:paraId="35CABA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both"/>
        <w:textAlignment w:val="auto"/>
        <w:outlineLvl w:val="2"/>
        <w:rPr>
          <w:rFonts w:hint="default" w:ascii="Times New Roman" w:hAnsi="Times New Roman" w:eastAsia="宋体" w:cs="Times New Roman"/>
          <w:b/>
          <w:i w:val="0"/>
          <w:strike w:val="0"/>
          <w:color w:val="auto"/>
          <w:sz w:val="24"/>
          <w:u w:val="none"/>
        </w:rPr>
      </w:pPr>
      <w:bookmarkStart w:id="11" w:name="heading_16"/>
      <w:r>
        <w:rPr>
          <w:rFonts w:hint="default" w:ascii="Times New Roman" w:hAnsi="Times New Roman" w:eastAsia="宋体" w:cs="Times New Roman"/>
          <w:b/>
          <w:i w:val="0"/>
          <w:strike w:val="0"/>
          <w:color w:val="auto"/>
          <w:sz w:val="24"/>
          <w:u w:val="none"/>
        </w:rPr>
        <w:t>6.1 焦距参数分析</w:t>
      </w:r>
      <w:bookmarkEnd w:id="11"/>
    </w:p>
    <w:p w14:paraId="389B57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</w:rPr>
        <w:t>实验得到 fx=2883.12 pixel，fy=2881.97 pixel，两个焦距数值高度接近，差值极小。符合常规相机成像特性，说明本次拍摄无明显拉伸、压缩形变，相机传感器像素阵列规整，标定结果真实可靠。</w:t>
      </w:r>
    </w:p>
    <w:p w14:paraId="147BC1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both"/>
        <w:textAlignment w:val="auto"/>
        <w:outlineLvl w:val="2"/>
        <w:rPr>
          <w:rFonts w:hint="default" w:ascii="Times New Roman" w:hAnsi="Times New Roman" w:eastAsia="宋体" w:cs="Times New Roman"/>
          <w:b/>
          <w:i w:val="0"/>
          <w:strike w:val="0"/>
          <w:color w:val="auto"/>
          <w:sz w:val="24"/>
          <w:u w:val="none"/>
        </w:rPr>
      </w:pPr>
      <w:bookmarkStart w:id="12" w:name="heading_17"/>
      <w:r>
        <w:rPr>
          <w:rFonts w:hint="default" w:ascii="Times New Roman" w:hAnsi="Times New Roman" w:eastAsia="宋体" w:cs="Times New Roman"/>
          <w:b/>
          <w:i w:val="0"/>
          <w:strike w:val="0"/>
          <w:color w:val="auto"/>
          <w:sz w:val="24"/>
          <w:u w:val="none"/>
        </w:rPr>
        <w:t>6.2 主点偏移分析</w:t>
      </w:r>
      <w:bookmarkEnd w:id="12"/>
    </w:p>
    <w:p w14:paraId="10AD1A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</w:rPr>
        <w:t>图像理论中心坐标为(1824.00, 1368.00)，标定得到主点坐标为(1817.73, 1375.20)，x、y方向偏移量仅为6.27pixel和7.20pixel，偏移量极小。说明相机光轴基本垂直于成像平面，镜头装配精度高，无明显光轴偏移问题，标定参数准确性优异。</w:t>
      </w:r>
    </w:p>
    <w:p w14:paraId="68288C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both"/>
        <w:textAlignment w:val="auto"/>
        <w:outlineLvl w:val="2"/>
        <w:rPr>
          <w:rFonts w:hint="default" w:ascii="Times New Roman" w:hAnsi="Times New Roman" w:eastAsia="宋体" w:cs="Times New Roman"/>
          <w:b/>
          <w:i w:val="0"/>
          <w:strike w:val="0"/>
          <w:color w:val="auto"/>
          <w:sz w:val="24"/>
          <w:u w:val="none"/>
        </w:rPr>
      </w:pPr>
      <w:bookmarkStart w:id="13" w:name="heading_18"/>
      <w:r>
        <w:rPr>
          <w:rFonts w:hint="default" w:ascii="Times New Roman" w:hAnsi="Times New Roman" w:eastAsia="宋体" w:cs="Times New Roman"/>
          <w:b/>
          <w:i w:val="0"/>
          <w:strike w:val="0"/>
          <w:color w:val="auto"/>
          <w:sz w:val="24"/>
          <w:u w:val="none"/>
        </w:rPr>
        <w:t>6.3 重投影误差分析</w:t>
      </w:r>
      <w:bookmarkEnd w:id="13"/>
    </w:p>
    <w:p w14:paraId="01E6E2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</w:rPr>
        <w:t>本次实验整体平均重投影误差仅为0.0902pixel，远低于1pixel的行业合格标准；单张图像最大误差为0.1827pixel，所有样本误差均处于极低水平。证明本次采集的16张标定图像姿态多样、画质清晰、无模糊反光，角点检测精准，最终求解的相机内参、畸变参数可信度极高。</w:t>
      </w:r>
    </w:p>
    <w:p w14:paraId="133F8A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both"/>
        <w:textAlignment w:val="auto"/>
        <w:outlineLvl w:val="2"/>
        <w:rPr>
          <w:rFonts w:hint="default" w:ascii="Times New Roman" w:hAnsi="Times New Roman" w:eastAsia="宋体" w:cs="Times New Roman"/>
          <w:b/>
          <w:i w:val="0"/>
          <w:strike w:val="0"/>
          <w:color w:val="auto"/>
          <w:sz w:val="24"/>
          <w:u w:val="none"/>
        </w:rPr>
      </w:pPr>
      <w:bookmarkStart w:id="14" w:name="heading_19"/>
      <w:r>
        <w:rPr>
          <w:rFonts w:hint="default" w:ascii="Times New Roman" w:hAnsi="Times New Roman" w:eastAsia="宋体" w:cs="Times New Roman"/>
          <w:b/>
          <w:i w:val="0"/>
          <w:strike w:val="0"/>
          <w:color w:val="auto"/>
          <w:sz w:val="24"/>
          <w:u w:val="none"/>
        </w:rPr>
        <w:t>6.4 角点检测情况分析</w:t>
      </w:r>
      <w:bookmarkEnd w:id="14"/>
    </w:p>
    <w:p w14:paraId="24F49B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</w:rPr>
        <w:t>本次实验16张实拍图像全部成功检测出棋盘格内角点，无检测失败样本。主要原因是拍摄时光线均匀、画面对焦清晰、棋盘格完整入镜，且拍摄姿态覆盖全面，为精准标定提供了充足的有效数据。</w:t>
      </w:r>
    </w:p>
    <w:p w14:paraId="7D7852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both"/>
        <w:textAlignment w:val="auto"/>
        <w:outlineLvl w:val="2"/>
        <w:rPr>
          <w:rFonts w:hint="default" w:ascii="Times New Roman" w:hAnsi="Times New Roman" w:eastAsia="宋体" w:cs="Times New Roman"/>
          <w:b/>
          <w:i w:val="0"/>
          <w:strike w:val="0"/>
          <w:color w:val="auto"/>
          <w:sz w:val="24"/>
          <w:u w:val="none"/>
        </w:rPr>
      </w:pPr>
      <w:bookmarkStart w:id="15" w:name="heading_20"/>
      <w:r>
        <w:rPr>
          <w:rFonts w:hint="default" w:ascii="Times New Roman" w:hAnsi="Times New Roman" w:eastAsia="宋体" w:cs="Times New Roman"/>
          <w:b/>
          <w:i w:val="0"/>
          <w:strike w:val="0"/>
          <w:color w:val="auto"/>
          <w:sz w:val="24"/>
          <w:u w:val="none"/>
        </w:rPr>
        <w:t>6.5 存在问题与改进方案</w:t>
      </w:r>
      <w:bookmarkEnd w:id="15"/>
    </w:p>
    <w:p w14:paraId="423E52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</w:rPr>
        <w:t>1. 存在问题：部分图像棋盘格集中在画面中心区域，画面边缘样本占比偏少，镜头边缘畸变的拟合数据可进一步丰富；手机镜头本身畸变微弱，去畸变肉眼视觉效果不突出。</w:t>
      </w:r>
    </w:p>
    <w:p w14:paraId="421B1C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</w:rPr>
        <w:t>2. 改进方案：后续实验可增加更多棋盘格贴近画面边缘、大角度倾斜的拍摄样本，进一步提升畸变参数拟合精度；可更换广角镜头进行标定，直观体现去畸变效果；拍摄时严格控制光线，避免轻微反光、阴影对检测精度的细微影响。</w:t>
      </w:r>
    </w:p>
    <w:p w14:paraId="50FEC5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/>
        <w:jc w:val="both"/>
        <w:textAlignment w:val="auto"/>
        <w:outlineLvl w:val="1"/>
        <w:rPr>
          <w:rFonts w:hint="default" w:ascii="Times New Roman" w:hAnsi="Times New Roman" w:eastAsia="宋体" w:cs="Times New Roman"/>
          <w:b/>
          <w:i w:val="0"/>
          <w:strike w:val="0"/>
          <w:color w:val="auto"/>
          <w:sz w:val="28"/>
          <w:u w:val="none"/>
        </w:rPr>
      </w:pPr>
      <w:bookmarkStart w:id="16" w:name="heading_21"/>
      <w:r>
        <w:rPr>
          <w:rFonts w:hint="default" w:ascii="Times New Roman" w:hAnsi="Times New Roman" w:eastAsia="宋体" w:cs="Times New Roman"/>
          <w:b/>
          <w:i w:val="0"/>
          <w:strike w:val="0"/>
          <w:color w:val="auto"/>
          <w:sz w:val="28"/>
          <w:u w:val="none"/>
        </w:rPr>
        <w:t>七、实验总结</w:t>
      </w:r>
      <w:bookmarkEnd w:id="16"/>
    </w:p>
    <w:p w14:paraId="6BFBED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</w:rPr>
        <w:t>本次实验基于OpenCV完成了手机相机的棋盘格标定实验，成功求解出相机内参矩阵、五参数畸变系数，完成了图像畸变矫正与精度验证。实验全程采集16张多姿态、多角度的标定图像，全部有效可用，最终平均重投影误差仅0.0902pixel，标定精度优异。</w:t>
      </w:r>
    </w:p>
    <w:p w14:paraId="1B8DC4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480" w:firstLineChars="200"/>
        <w:jc w:val="both"/>
        <w:textAlignment w:val="auto"/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</w:rPr>
      </w:pPr>
      <w:r>
        <w:rPr>
          <w:rFonts w:hint="default" w:ascii="Times New Roman" w:hAnsi="Times New Roman" w:eastAsia="宋体" w:cs="Times New Roman"/>
          <w:b w:val="0"/>
          <w:i w:val="0"/>
          <w:strike w:val="0"/>
          <w:color w:val="auto"/>
          <w:sz w:val="24"/>
          <w:u w:val="none"/>
        </w:rPr>
        <w:t>通过本次实验，深入理解了相机针孔成像模型、三维二维投影映射关系以及镜头畸变的产生与矫正原理，熟练掌握了OpenCV相机标定的完整流程，包括角点检测、亚像素优化、参数求解、误差分析、畸变矫正等核心操作。同时明确了图像样本多样性、画质清晰度对标定精度的决定性作用，掌握了标定结果的分析方法与常见问题优化方案，圆满完成本次实验目标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MC SYSTEM">
    <w15:presenceInfo w15:providerId="None" w15:userId="MC SYSTEM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1476CE"/>
    <w:rsid w:val="0DBA0C26"/>
    <w:rsid w:val="128E2AB8"/>
    <w:rsid w:val="17C63C83"/>
    <w:rsid w:val="19F22A07"/>
    <w:rsid w:val="1A07140F"/>
    <w:rsid w:val="1ABD1662"/>
    <w:rsid w:val="1B2D2802"/>
    <w:rsid w:val="210963B5"/>
    <w:rsid w:val="21E011C2"/>
    <w:rsid w:val="22FE6C1C"/>
    <w:rsid w:val="27E64D5A"/>
    <w:rsid w:val="2964687E"/>
    <w:rsid w:val="2D774332"/>
    <w:rsid w:val="2FE85162"/>
    <w:rsid w:val="30843BB9"/>
    <w:rsid w:val="37706B64"/>
    <w:rsid w:val="37886F58"/>
    <w:rsid w:val="40C94DC1"/>
    <w:rsid w:val="55924652"/>
    <w:rsid w:val="65671EB7"/>
    <w:rsid w:val="686E02E9"/>
    <w:rsid w:val="6AC65D4A"/>
    <w:rsid w:val="75D45C98"/>
    <w:rsid w:val="7E9E267B"/>
    <w:rsid w:val="7F634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3262</Words>
  <Characters>3769</Characters>
  <Lines>0</Lines>
  <Paragraphs>0</Paragraphs>
  <TotalTime>8</TotalTime>
  <ScaleCrop>false</ScaleCrop>
  <LinksUpToDate>false</LinksUpToDate>
  <CharactersWithSpaces>3892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2026-03-27T07:44:00Z</dcterms:created>
  <dc:creator>Gevle</dc:creator>
  <cp:lastModifiedBy>WPS_1693152968</cp:lastModifiedBy>
  <dcterms:modified xsi:type="dcterms:W3CDTF">2026-06-26T11:49:18Z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eyJoZGlkIjoiNGJkYzcxMjU5MmJiNjE4YzNhMDE1ODVlOTI0YmFmZTkiLCJ1c2VySWQiOiIxNTI0NTg4MDIyIn0=</vt:lpwstr>
  </property>
  <property fmtid="{D5CDD505-2E9C-101B-9397-08002B2CF9AE}" pid="4" name="ICV">
    <vt:lpwstr>C54A0536209D4626A283B87A63ED72A6_13</vt:lpwstr>
  </property>
</Properties>
</file>