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06853A">
      <w:pPr>
        <w:jc w:val="center"/>
        <w:rPr>
          <w:rFonts w:hint="default" w:ascii="Times New Roman" w:hAnsi="Times New Roman" w:eastAsia="楷体_GB2312" w:cs="Times New Roman"/>
          <w:b/>
          <w:sz w:val="44"/>
          <w:szCs w:val="44"/>
        </w:rPr>
      </w:pPr>
      <w:r>
        <w:rPr>
          <w:rFonts w:hint="default" w:ascii="Times New Roman" w:hAnsi="Times New Roman" w:eastAsia="楷体_GB2312" w:cs="Times New Roman"/>
          <w:b/>
          <w:sz w:val="44"/>
          <w:szCs w:val="44"/>
        </w:rPr>
        <w:t>暨南大学本科实验报告专用纸</w:t>
      </w:r>
    </w:p>
    <w:p w14:paraId="3D7A3808">
      <w:pPr>
        <w:rPr>
          <w:rFonts w:hint="default" w:ascii="Times New Roman" w:hAnsi="Times New Roman" w:eastAsia="楷体_GB2312" w:cs="Times New Roman"/>
          <w:sz w:val="28"/>
          <w:szCs w:val="28"/>
        </w:rPr>
      </w:pPr>
      <w:r>
        <w:rPr>
          <w:rFonts w:hint="default" w:ascii="Times New Roman" w:hAnsi="Times New Roman" w:eastAsia="楷体_GB2312" w:cs="Times New Roman"/>
          <w:sz w:val="28"/>
          <w:szCs w:val="28"/>
        </w:rPr>
        <w:t>课程名称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          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>计算机视觉实验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        </w:t>
      </w:r>
      <w:r>
        <w:rPr>
          <w:rFonts w:hint="default" w:ascii="Times New Roman" w:hAnsi="Times New Roman" w:eastAsia="楷体_GB2312" w:cs="Times New Roman"/>
          <w:sz w:val="28"/>
          <w:szCs w:val="28"/>
        </w:rPr>
        <w:t>成绩评定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           </w:t>
      </w:r>
    </w:p>
    <w:p w14:paraId="2912FBE0">
      <w:pPr>
        <w:jc w:val="center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eastAsia="楷体_GB2312" w:cs="Times New Roman"/>
          <w:sz w:val="28"/>
          <w:szCs w:val="28"/>
        </w:rPr>
        <w:t>实验项目名称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bCs/>
          <w:u w:val="single"/>
        </w:rPr>
        <w:t>基于 PyTorch 的 CNN 手写数字图像分类</w:t>
      </w:r>
      <w:r>
        <w:rPr>
          <w:rFonts w:hint="default" w:ascii="Times New Roman" w:hAnsi="Times New Roman" w:cs="Times New Roman"/>
          <w:b/>
          <w:bCs/>
        </w:rPr>
        <w:t xml:space="preserve"> </w:t>
      </w:r>
      <w:r>
        <w:rPr>
          <w:rFonts w:hint="default" w:ascii="Times New Roman" w:hAnsi="Times New Roman" w:eastAsia="楷体_GB2312" w:cs="Times New Roman"/>
          <w:sz w:val="28"/>
          <w:szCs w:val="28"/>
        </w:rPr>
        <w:t>指导教师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 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>赵乘骥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       </w:t>
      </w:r>
    </w:p>
    <w:p w14:paraId="5A1E671D">
      <w:pPr>
        <w:rPr>
          <w:rFonts w:hint="default" w:ascii="Times New Roman" w:hAnsi="Times New Roman" w:eastAsia="楷体_GB2312" w:cs="Times New Roman"/>
          <w:sz w:val="28"/>
          <w:szCs w:val="28"/>
          <w:u w:val="single"/>
        </w:rPr>
      </w:pPr>
      <w:r>
        <w:rPr>
          <w:rFonts w:hint="default" w:ascii="Times New Roman" w:hAnsi="Times New Roman" w:eastAsia="楷体_GB2312" w:cs="Times New Roman"/>
          <w:sz w:val="28"/>
          <w:szCs w:val="28"/>
        </w:rPr>
        <w:t>实验项目编号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        </w:t>
      </w:r>
      <w:r>
        <w:rPr>
          <w:rFonts w:hint="default" w:ascii="Times New Roman" w:hAnsi="Times New Roman" w:eastAsia="楷体_GB2312" w:cs="Times New Roman"/>
          <w:sz w:val="28"/>
          <w:szCs w:val="28"/>
        </w:rPr>
        <w:t>实验项目类型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 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 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 </w:t>
      </w:r>
      <w:r>
        <w:rPr>
          <w:rFonts w:hint="default" w:ascii="Times New Roman" w:hAnsi="Times New Roman" w:eastAsia="楷体_GB2312" w:cs="Times New Roman"/>
          <w:sz w:val="28"/>
          <w:szCs w:val="28"/>
        </w:rPr>
        <w:t>实验地点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 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>教108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      </w:t>
      </w:r>
    </w:p>
    <w:p w14:paraId="525EA74B">
      <w:pPr>
        <w:rPr>
          <w:rFonts w:hint="default" w:ascii="Times New Roman" w:hAnsi="Times New Roman" w:eastAsia="楷体_GB2312" w:cs="Times New Roman"/>
          <w:sz w:val="28"/>
          <w:szCs w:val="28"/>
          <w:u w:val="single"/>
        </w:rPr>
      </w:pPr>
      <w:r>
        <w:rPr>
          <w:rFonts w:hint="default" w:ascii="Times New Roman" w:hAnsi="Times New Roman" w:eastAsia="楷体_GB2312" w:cs="Times New Roman"/>
          <w:sz w:val="28"/>
          <w:szCs w:val="28"/>
        </w:rPr>
        <w:t>学生姓名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   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  <w:lang w:val="en-US" w:eastAsia="zh-CN"/>
        </w:rPr>
        <w:t>陈亿锋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    </w:t>
      </w:r>
      <w:r>
        <w:rPr>
          <w:rFonts w:hint="default" w:ascii="Times New Roman" w:hAnsi="Times New Roman" w:eastAsia="楷体_GB2312" w:cs="Times New Roman"/>
          <w:sz w:val="28"/>
          <w:szCs w:val="28"/>
        </w:rPr>
        <w:t>学号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   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  <w:lang w:val="en-US" w:eastAsia="zh-CN"/>
        </w:rPr>
        <w:t>2023101159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     </w:t>
      </w:r>
      <w:r>
        <w:rPr>
          <w:rFonts w:hint="default" w:ascii="Times New Roman" w:hAnsi="Times New Roman" w:eastAsia="楷体_GB2312" w:cs="Times New Roman"/>
          <w:sz w:val="28"/>
          <w:szCs w:val="28"/>
        </w:rPr>
        <w:t>组号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                 </w:t>
      </w:r>
    </w:p>
    <w:p w14:paraId="4C3628EB">
      <w:pPr>
        <w:numPr>
          <w:ins w:id="0" w:author="MC SYSTEM" w:date="2006-06-11T14:06:00Z"/>
        </w:numPr>
        <w:rPr>
          <w:rFonts w:hint="default" w:ascii="Times New Roman" w:hAnsi="Times New Roman" w:eastAsia="楷体_GB2312" w:cs="Times New Roman"/>
          <w:sz w:val="28"/>
          <w:szCs w:val="28"/>
          <w:u w:val="single"/>
        </w:rPr>
      </w:pPr>
      <w:r>
        <w:rPr>
          <w:rFonts w:hint="default" w:ascii="Times New Roman" w:hAnsi="Times New Roman" w:eastAsia="楷体_GB2312" w:cs="Times New Roman"/>
          <w:sz w:val="28"/>
          <w:szCs w:val="28"/>
        </w:rPr>
        <w:t>学院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          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>国际能源学院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   </w:t>
      </w:r>
      <w:r>
        <w:rPr>
          <w:rFonts w:hint="default" w:ascii="Times New Roman" w:hAnsi="Times New Roman" w:eastAsia="楷体_GB2312" w:cs="Times New Roman"/>
          <w:sz w:val="28"/>
          <w:szCs w:val="28"/>
        </w:rPr>
        <w:t>系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         </w:t>
      </w:r>
      <w:r>
        <w:rPr>
          <w:rFonts w:hint="default" w:ascii="Times New Roman" w:hAnsi="Times New Roman" w:eastAsia="楷体_GB2312" w:cs="Times New Roman"/>
          <w:sz w:val="28"/>
          <w:szCs w:val="28"/>
        </w:rPr>
        <w:t>专业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  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>自动化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                </w:t>
      </w:r>
      <w:r>
        <w:rPr>
          <w:rFonts w:hint="default" w:ascii="Times New Roman" w:hAnsi="Times New Roman" w:eastAsia="楷体_GB2312" w:cs="Times New Roman"/>
          <w:sz w:val="28"/>
          <w:szCs w:val="28"/>
        </w:rPr>
        <w:t xml:space="preserve">  </w:t>
      </w:r>
    </w:p>
    <w:p w14:paraId="4D0ADB9B">
      <w:pPr>
        <w:rPr>
          <w:rFonts w:hint="default" w:ascii="Times New Roman" w:hAnsi="Times New Roman" w:eastAsia="楷体_GB2312" w:cs="Times New Roman"/>
          <w:sz w:val="28"/>
          <w:szCs w:val="28"/>
        </w:rPr>
      </w:pPr>
      <w:r>
        <w:rPr>
          <w:rFonts w:hint="default" w:ascii="Times New Roman" w:hAnsi="Times New Roman" w:eastAsia="楷体_GB2312" w:cs="Times New Roman"/>
          <w:sz w:val="28"/>
          <w:szCs w:val="28"/>
        </w:rPr>
        <w:t>实验时间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   </w:t>
      </w:r>
      <w:r>
        <w:rPr>
          <w:rFonts w:hint="default" w:ascii="Times New Roman" w:hAnsi="Times New Roman" w:eastAsia="楷体_GB2312" w:cs="Times New Roman"/>
          <w:sz w:val="28"/>
          <w:szCs w:val="28"/>
        </w:rPr>
        <w:t>年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 </w:t>
      </w:r>
      <w:r>
        <w:rPr>
          <w:rFonts w:hint="default" w:ascii="Times New Roman" w:hAnsi="Times New Roman" w:eastAsia="楷体_GB2312" w:cs="Times New Roman"/>
          <w:sz w:val="28"/>
          <w:szCs w:val="28"/>
        </w:rPr>
        <w:t>月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 </w:t>
      </w:r>
      <w:r>
        <w:rPr>
          <w:rFonts w:hint="default" w:ascii="Times New Roman" w:hAnsi="Times New Roman" w:eastAsia="楷体_GB2312" w:cs="Times New Roman"/>
          <w:sz w:val="28"/>
          <w:szCs w:val="28"/>
        </w:rPr>
        <w:t xml:space="preserve">日 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 </w:t>
      </w:r>
      <w:r>
        <w:rPr>
          <w:rFonts w:hint="default" w:ascii="Times New Roman" w:hAnsi="Times New Roman" w:eastAsia="楷体_GB2312" w:cs="Times New Roman"/>
          <w:sz w:val="28"/>
          <w:szCs w:val="28"/>
        </w:rPr>
        <w:t>午～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 </w:t>
      </w:r>
      <w:r>
        <w:rPr>
          <w:rFonts w:hint="default" w:ascii="Times New Roman" w:hAnsi="Times New Roman" w:eastAsia="楷体_GB2312" w:cs="Times New Roman"/>
          <w:sz w:val="28"/>
          <w:szCs w:val="28"/>
        </w:rPr>
        <w:t>月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 </w:t>
      </w:r>
      <w:r>
        <w:rPr>
          <w:rFonts w:hint="default" w:ascii="Times New Roman" w:hAnsi="Times New Roman" w:eastAsia="楷体_GB2312" w:cs="Times New Roman"/>
          <w:sz w:val="28"/>
          <w:szCs w:val="28"/>
        </w:rPr>
        <w:t xml:space="preserve">日 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 </w:t>
      </w:r>
      <w:r>
        <w:rPr>
          <w:rFonts w:hint="default" w:ascii="Times New Roman" w:hAnsi="Times New Roman" w:eastAsia="楷体_GB2312" w:cs="Times New Roman"/>
          <w:sz w:val="28"/>
          <w:szCs w:val="28"/>
        </w:rPr>
        <w:t>午 温度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 </w:t>
      </w:r>
      <w:r>
        <w:rPr>
          <w:rFonts w:hint="default" w:ascii="Times New Roman" w:hAnsi="Times New Roman" w:eastAsia="楷体_GB2312" w:cs="Times New Roman"/>
          <w:sz w:val="28"/>
          <w:szCs w:val="28"/>
        </w:rPr>
        <w:t>℃湿度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    </w:t>
      </w:r>
      <w:r>
        <w:rPr>
          <w:rFonts w:hint="default" w:ascii="Times New Roman" w:hAnsi="Times New Roman" w:eastAsia="楷体_GB2312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                        </w:t>
      </w:r>
      <w:r>
        <w:rPr>
          <w:rFonts w:hint="default" w:ascii="Times New Roman" w:hAnsi="Times New Roman" w:eastAsia="楷体_GB2312" w:cs="Times New Roman"/>
          <w:sz w:val="28"/>
          <w:szCs w:val="28"/>
        </w:rPr>
        <w:t xml:space="preserve">       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             </w:t>
      </w:r>
      <w:r>
        <w:rPr>
          <w:rFonts w:hint="default" w:ascii="Times New Roman" w:hAnsi="Times New Roman" w:eastAsia="楷体_GB2312" w:cs="Times New Roman"/>
          <w:sz w:val="28"/>
          <w:szCs w:val="28"/>
        </w:rPr>
        <w:t xml:space="preserve">      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        </w:t>
      </w:r>
    </w:p>
    <w:p w14:paraId="0992A4B8">
      <w:pPr>
        <w:numPr>
          <w:ilvl w:val="0"/>
          <w:numId w:val="1"/>
        </w:numPr>
        <w:spacing w:line="360" w:lineRule="auto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实验目的</w:t>
      </w:r>
    </w:p>
    <w:p w14:paraId="22B65F5F">
      <w:pPr>
        <w:spacing w:after="80" w:line="269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sz w:val="21"/>
        </w:rPr>
        <w:t>本实验要求使用 PyTorch 完成一个简单的图像分类任务，完整体验深度学习图像分类的基本流程：</w:t>
      </w:r>
    </w:p>
    <w:p w14:paraId="1EC45068">
      <w:pPr>
        <w:spacing w:after="80" w:line="269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sz w:val="21"/>
        </w:rPr>
        <w:t>数据加载 → 模型定义 → 训练 → 验证 → 测试 → 结果分析</w:t>
      </w:r>
    </w:p>
    <w:p w14:paraId="1CB5A3B5">
      <w:pPr>
        <w:spacing w:after="80" w:line="269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sz w:val="21"/>
        </w:rPr>
        <w:t>完成实验后，学生应能够理解深度学习图像分类任务的基本组成，并能够独立运行一个简单的 CNN 图像分类实验。</w:t>
      </w:r>
    </w:p>
    <w:p w14:paraId="456FED0A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二、数据集说明</w:t>
      </w:r>
    </w:p>
    <w:p w14:paraId="52FC90C6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本次主要使用 MNIST 手写数字数据集，包含数字 0–9 共 10 个类别。</w:t>
      </w:r>
    </w:p>
    <w:p w14:paraId="4AD52D6D">
      <w:pPr>
        <w:numPr>
          <w:numId w:val="0"/>
        </w:numPr>
        <w:spacing w:after="160" w:line="278" w:lineRule="auto"/>
        <w:ind w:left="360" w:leftChars="0"/>
        <w:jc w:val="left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训练集：48000 张</w:t>
      </w:r>
      <w:r>
        <w:rPr>
          <w:rFonts w:hint="default" w:ascii="Times New Roman" w:hAnsi="Times New Roman" w:cs="Times New Roman"/>
          <w:b w:val="0"/>
          <w:bCs w:val="0"/>
          <w:lang w:eastAsia="zh-CN"/>
        </w:rPr>
        <w:t>、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</w:rPr>
        <w:t>验证集：12000 张</w:t>
      </w:r>
      <w:r>
        <w:rPr>
          <w:rFonts w:hint="default" w:ascii="Times New Roman" w:hAnsi="Times New Roman" w:cs="Times New Roman"/>
          <w:b w:val="0"/>
          <w:bCs w:val="0"/>
          <w:lang w:eastAsia="zh-CN"/>
        </w:rPr>
        <w:t>、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</w:rPr>
        <w:t>测试集：10000 张</w:t>
      </w:r>
    </w:p>
    <w:p w14:paraId="2E8F06B8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图像为 28×28 单通道灰度图，背景干净，结构简单，适合基础 CNN 分类。</w:t>
      </w:r>
    </w:p>
    <w:p w14:paraId="3496740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bCs w:val="0"/>
        </w:rPr>
        <w:t>对比数据集 CIFAR</w:t>
      </w:r>
      <w:r>
        <w:rPr>
          <w:rFonts w:hint="default" w:ascii="Times New Roman" w:hAnsi="Times New Roman" w:cs="Times New Roman"/>
          <w:b w:val="0"/>
          <w:bCs w:val="0"/>
        </w:rPr>
        <w:noBreakHyphen/>
      </w:r>
      <w:r>
        <w:rPr>
          <w:rFonts w:hint="default" w:ascii="Times New Roman" w:hAnsi="Times New Roman" w:cs="Times New Roman"/>
          <w:b w:val="0"/>
          <w:bCs w:val="0"/>
        </w:rPr>
        <w:t>10：32×32 彩色自然图像，10 类真实物体，背景复杂、视角多变，识别难度更高。</w:t>
      </w:r>
    </w:p>
    <w:p w14:paraId="1B6FE2D4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三、CNN 模型结构</w:t>
      </w:r>
    </w:p>
    <w:p w14:paraId="781A3C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4945" cy="1156335"/>
            <wp:effectExtent l="0" t="0" r="381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115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70266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left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卷积层提取图像边缘、纹理特征；</w:t>
      </w:r>
    </w:p>
    <w:p w14:paraId="02B5EC2C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left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池化层降低特征维度，减少计算量；</w:t>
      </w:r>
    </w:p>
    <w:p w14:paraId="7409A51D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left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Dropout 层抑制过拟合；</w:t>
      </w:r>
    </w:p>
    <w:p w14:paraId="2D72527C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left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全连接层输出 10 类分类结果。</w:t>
      </w:r>
    </w:p>
    <w:p w14:paraId="558B4FF9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四、训练参数设置</w:t>
      </w:r>
    </w:p>
    <w:p w14:paraId="43511C75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left="726" w:hanging="363"/>
        <w:jc w:val="left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框架：PyTorch</w:t>
      </w:r>
    </w:p>
    <w:p w14:paraId="10F878AD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left="726" w:hanging="363"/>
        <w:jc w:val="left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损失函数：CrossEntropyLoss（交叉熵损失）</w:t>
      </w:r>
    </w:p>
    <w:p w14:paraId="3FDE4592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left="726" w:hanging="363"/>
        <w:jc w:val="left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优化器：Adam / SGD，学习率 lr=0.001</w:t>
      </w:r>
    </w:p>
    <w:p w14:paraId="715C9B5C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left="726" w:hanging="363"/>
        <w:jc w:val="left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训练轮数：Epoch = 5</w:t>
      </w:r>
    </w:p>
    <w:p w14:paraId="3862E16C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left="726" w:hanging="363"/>
        <w:jc w:val="left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批量大小：batch_size = 64</w:t>
      </w:r>
    </w:p>
    <w:p w14:paraId="23C130EA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left="726" w:hanging="363"/>
        <w:jc w:val="left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训练设备：CPU（无 GPU 加速）</w:t>
      </w:r>
    </w:p>
    <w:p w14:paraId="5E0D6FC9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五、训练 loss 和 accuracy 结果</w:t>
      </w:r>
    </w:p>
    <w:tbl>
      <w:tblPr>
        <w:tblStyle w:val="2"/>
        <w:tblW w:w="0" w:type="auto"/>
        <w:jc w:val="cente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4"/>
        <w:gridCol w:w="1949"/>
        <w:gridCol w:w="1902"/>
      </w:tblGrid>
      <w:tr w14:paraId="5A5508B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1164" w:type="dxa"/>
            <w:tcBorders>
              <w:top w:val="single" w:color="auto" w:sz="12" w:space="0"/>
              <w:left w:val="single" w:color="CCCCCC" w:sz="6" w:space="0"/>
              <w:bottom w:val="single" w:color="auto" w:sz="12" w:space="0"/>
              <w:right w:val="single" w:color="CCCCCC" w:sz="6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B96A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黑体" w:cs="Times New Roman"/>
                <w:b/>
                <w:bCs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</w:rPr>
              <w:t>Epoch</w:t>
            </w:r>
          </w:p>
        </w:tc>
        <w:tc>
          <w:tcPr>
            <w:tcW w:w="1949" w:type="dxa"/>
            <w:tcBorders>
              <w:top w:val="single" w:color="auto" w:sz="12" w:space="0"/>
              <w:left w:val="single" w:color="CCCCCC" w:sz="6" w:space="0"/>
              <w:bottom w:val="single" w:color="auto" w:sz="12" w:space="0"/>
              <w:right w:val="single" w:color="CCCCCC" w:sz="6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0D03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黑体" w:cs="Times New Roman"/>
                <w:b/>
                <w:bCs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</w:rPr>
              <w:t>训练 Loss</w:t>
            </w:r>
          </w:p>
        </w:tc>
        <w:tc>
          <w:tcPr>
            <w:tcW w:w="1902" w:type="dxa"/>
            <w:tcBorders>
              <w:top w:val="single" w:color="auto" w:sz="12" w:space="0"/>
              <w:left w:val="single" w:color="CCCCCC" w:sz="6" w:space="0"/>
              <w:bottom w:val="single" w:color="auto" w:sz="12" w:space="0"/>
              <w:right w:val="single" w:color="CCCCCC" w:sz="6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245B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黑体" w:cs="Times New Roman"/>
                <w:b/>
                <w:bCs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</w:rPr>
              <w:t>训练 Acc</w:t>
            </w:r>
          </w:p>
        </w:tc>
      </w:tr>
      <w:tr w14:paraId="5E15C6A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164" w:type="dxa"/>
            <w:tcBorders>
              <w:top w:val="single" w:color="auto" w:sz="12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4AAC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黑体" w:cs="Times New Roman"/>
              </w:rPr>
            </w:pPr>
            <w:r>
              <w:rPr>
                <w:rFonts w:hint="default" w:ascii="Times New Roman" w:hAnsi="Times New Roman" w:eastAsia="黑体" w:cs="Times New Roman"/>
              </w:rPr>
              <w:t>1</w:t>
            </w:r>
          </w:p>
        </w:tc>
        <w:tc>
          <w:tcPr>
            <w:tcW w:w="1949" w:type="dxa"/>
            <w:tcBorders>
              <w:top w:val="single" w:color="auto" w:sz="12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5849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黑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</w:rPr>
              <w:t>0.</w:t>
            </w:r>
            <w:r>
              <w:rPr>
                <w:rFonts w:hint="eastAsia" w:eastAsia="黑体" w:cs="Times New Roman"/>
                <w:lang w:val="en-US" w:eastAsia="zh-CN"/>
              </w:rPr>
              <w:t>8810</w:t>
            </w:r>
          </w:p>
        </w:tc>
        <w:tc>
          <w:tcPr>
            <w:tcW w:w="1902" w:type="dxa"/>
            <w:tcBorders>
              <w:top w:val="single" w:color="auto" w:sz="12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74B3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黑体" w:cs="Times New Roman"/>
              </w:rPr>
            </w:pPr>
            <w:r>
              <w:rPr>
                <w:rFonts w:hint="eastAsia" w:eastAsia="黑体" w:cs="Times New Roman"/>
                <w:lang w:val="en-US" w:eastAsia="zh-CN"/>
              </w:rPr>
              <w:t>74.60</w:t>
            </w:r>
            <w:r>
              <w:rPr>
                <w:rFonts w:hint="default" w:ascii="Times New Roman" w:hAnsi="Times New Roman" w:eastAsia="黑体" w:cs="Times New Roman"/>
              </w:rPr>
              <w:t>%</w:t>
            </w:r>
          </w:p>
        </w:tc>
      </w:tr>
      <w:tr w14:paraId="4702091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16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F30E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黑体" w:cs="Times New Roman"/>
              </w:rPr>
            </w:pPr>
            <w:r>
              <w:rPr>
                <w:rFonts w:hint="default" w:ascii="Times New Roman" w:hAnsi="Times New Roman" w:eastAsia="黑体" w:cs="Times New Roman"/>
              </w:rPr>
              <w:t>2</w:t>
            </w:r>
          </w:p>
        </w:tc>
        <w:tc>
          <w:tcPr>
            <w:tcW w:w="194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B592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黑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</w:rPr>
              <w:t>0.</w:t>
            </w:r>
            <w:r>
              <w:rPr>
                <w:rFonts w:hint="eastAsia" w:eastAsia="黑体" w:cs="Times New Roman"/>
                <w:lang w:val="en-US" w:eastAsia="zh-CN"/>
              </w:rPr>
              <w:t>2350</w:t>
            </w:r>
          </w:p>
        </w:tc>
        <w:tc>
          <w:tcPr>
            <w:tcW w:w="190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5C28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黑体" w:cs="Times New Roman"/>
              </w:rPr>
            </w:pPr>
            <w:r>
              <w:rPr>
                <w:rFonts w:hint="eastAsia" w:eastAsia="黑体" w:cs="Times New Roman"/>
                <w:lang w:val="en-US" w:eastAsia="zh-CN"/>
              </w:rPr>
              <w:t>93.04</w:t>
            </w:r>
            <w:r>
              <w:rPr>
                <w:rFonts w:hint="default" w:ascii="Times New Roman" w:hAnsi="Times New Roman" w:eastAsia="黑体" w:cs="Times New Roman"/>
              </w:rPr>
              <w:t>%</w:t>
            </w:r>
          </w:p>
        </w:tc>
      </w:tr>
      <w:tr w14:paraId="680F90C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16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4377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黑体" w:cs="Times New Roman"/>
              </w:rPr>
            </w:pPr>
            <w:r>
              <w:rPr>
                <w:rFonts w:hint="default" w:ascii="Times New Roman" w:hAnsi="Times New Roman" w:eastAsia="黑体" w:cs="Times New Roman"/>
              </w:rPr>
              <w:t>3</w:t>
            </w:r>
          </w:p>
        </w:tc>
        <w:tc>
          <w:tcPr>
            <w:tcW w:w="194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89EE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黑体" w:cs="Times New Roman"/>
                <w:lang w:val="en-US" w:eastAsia="zh-CN"/>
              </w:rPr>
            </w:pPr>
            <w:r>
              <w:rPr>
                <w:rFonts w:hint="eastAsia" w:eastAsia="黑体" w:cs="Times New Roman"/>
                <w:lang w:val="en-US" w:eastAsia="zh-CN"/>
              </w:rPr>
              <w:t>0.1566</w:t>
            </w:r>
          </w:p>
        </w:tc>
        <w:tc>
          <w:tcPr>
            <w:tcW w:w="190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9881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黑体" w:cs="Times New Roman"/>
                <w:lang w:val="en-US" w:eastAsia="zh-CN"/>
              </w:rPr>
            </w:pPr>
            <w:r>
              <w:rPr>
                <w:rFonts w:hint="eastAsia" w:eastAsia="黑体" w:cs="Times New Roman"/>
                <w:lang w:val="en-US" w:eastAsia="zh-CN"/>
              </w:rPr>
              <w:t>95.21%</w:t>
            </w:r>
          </w:p>
        </w:tc>
      </w:tr>
      <w:tr w14:paraId="200A9B2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16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BFB9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黑体" w:cs="Times New Roman"/>
              </w:rPr>
            </w:pPr>
            <w:r>
              <w:rPr>
                <w:rFonts w:hint="default" w:ascii="Times New Roman" w:hAnsi="Times New Roman" w:eastAsia="黑体" w:cs="Times New Roman"/>
              </w:rPr>
              <w:t>4</w:t>
            </w:r>
          </w:p>
        </w:tc>
        <w:tc>
          <w:tcPr>
            <w:tcW w:w="194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24E5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黑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</w:rPr>
              <w:t>0</w:t>
            </w:r>
            <w:r>
              <w:rPr>
                <w:rFonts w:hint="eastAsia" w:eastAsia="黑体" w:cs="Times New Roman"/>
                <w:lang w:val="en-US" w:eastAsia="zh-CN"/>
              </w:rPr>
              <w:t>.1232</w:t>
            </w:r>
          </w:p>
        </w:tc>
        <w:tc>
          <w:tcPr>
            <w:tcW w:w="190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AF47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黑体" w:cs="Times New Roman"/>
              </w:rPr>
            </w:pPr>
            <w:r>
              <w:rPr>
                <w:rFonts w:hint="eastAsia" w:eastAsia="黑体" w:cs="Times New Roman"/>
                <w:lang w:val="en-US" w:eastAsia="zh-CN"/>
              </w:rPr>
              <w:t>96.21</w:t>
            </w:r>
            <w:r>
              <w:rPr>
                <w:rFonts w:hint="default" w:ascii="Times New Roman" w:hAnsi="Times New Roman" w:eastAsia="黑体" w:cs="Times New Roman"/>
              </w:rPr>
              <w:t>%</w:t>
            </w:r>
          </w:p>
        </w:tc>
      </w:tr>
      <w:tr w14:paraId="35A4F3E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164" w:type="dxa"/>
            <w:tcBorders>
              <w:top w:val="single" w:color="CCCCCC" w:sz="6" w:space="0"/>
              <w:left w:val="single" w:color="CCCCCC" w:sz="6" w:space="0"/>
              <w:bottom w:val="single" w:color="auto" w:sz="12" w:space="0"/>
              <w:right w:val="single" w:color="CCCCCC" w:sz="6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1796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黑体" w:cs="Times New Roman"/>
              </w:rPr>
            </w:pPr>
            <w:r>
              <w:rPr>
                <w:rFonts w:hint="default" w:ascii="Times New Roman" w:hAnsi="Times New Roman" w:eastAsia="黑体" w:cs="Times New Roman"/>
              </w:rPr>
              <w:t>5</w:t>
            </w:r>
          </w:p>
        </w:tc>
        <w:tc>
          <w:tcPr>
            <w:tcW w:w="1949" w:type="dxa"/>
            <w:tcBorders>
              <w:top w:val="single" w:color="CCCCCC" w:sz="6" w:space="0"/>
              <w:left w:val="single" w:color="CCCCCC" w:sz="6" w:space="0"/>
              <w:bottom w:val="single" w:color="auto" w:sz="12" w:space="0"/>
              <w:right w:val="single" w:color="CCCCCC" w:sz="6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4E72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黑体" w:cs="Times New Roman"/>
                <w:lang w:val="en-US" w:eastAsia="zh-CN"/>
              </w:rPr>
            </w:pPr>
            <w:r>
              <w:rPr>
                <w:rFonts w:hint="eastAsia" w:eastAsia="黑体" w:cs="Times New Roman"/>
                <w:lang w:val="en-US" w:eastAsia="zh-CN"/>
              </w:rPr>
              <w:t>0.1027</w:t>
            </w:r>
          </w:p>
        </w:tc>
        <w:tc>
          <w:tcPr>
            <w:tcW w:w="1902" w:type="dxa"/>
            <w:tcBorders>
              <w:top w:val="single" w:color="CCCCCC" w:sz="6" w:space="0"/>
              <w:left w:val="single" w:color="CCCCCC" w:sz="6" w:space="0"/>
              <w:bottom w:val="single" w:color="auto" w:sz="12" w:space="0"/>
              <w:right w:val="single" w:color="CCCCCC" w:sz="6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55C0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黑体" w:cs="Times New Roman"/>
              </w:rPr>
            </w:pPr>
            <w:r>
              <w:rPr>
                <w:rFonts w:hint="eastAsia" w:eastAsia="黑体" w:cs="Times New Roman"/>
                <w:lang w:val="en-US" w:eastAsia="zh-CN"/>
              </w:rPr>
              <w:t>96.80</w:t>
            </w:r>
            <w:r>
              <w:rPr>
                <w:rFonts w:hint="default" w:ascii="Times New Roman" w:hAnsi="Times New Roman" w:eastAsia="黑体" w:cs="Times New Roman"/>
              </w:rPr>
              <w:t>%</w:t>
            </w:r>
          </w:p>
        </w:tc>
      </w:tr>
    </w:tbl>
    <w:p w14:paraId="28525B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</w:p>
    <w:p w14:paraId="6F4894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训练损失持续下降，训练准确率不断提升，模型逐步拟合训练数据。</w:t>
      </w:r>
    </w:p>
    <w:p w14:paraId="651AE1D9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六、验证 loss 和 accuracy 结果</w:t>
      </w:r>
    </w:p>
    <w:tbl>
      <w:tblPr>
        <w:tblStyle w:val="2"/>
        <w:tblW w:w="0" w:type="auto"/>
        <w:jc w:val="cente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0"/>
        <w:gridCol w:w="2001"/>
      </w:tblGrid>
      <w:tr w14:paraId="330E7C9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070" w:type="dxa"/>
            <w:tcBorders>
              <w:top w:val="single" w:color="auto" w:sz="12" w:space="0"/>
              <w:left w:val="single" w:color="CCCCCC" w:sz="6" w:space="0"/>
              <w:bottom w:val="single" w:color="auto" w:sz="12" w:space="0"/>
              <w:right w:val="single" w:color="CCCCCC" w:sz="6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9E00DC">
            <w:pPr>
              <w:jc w:val="center"/>
              <w:rPr>
                <w:rFonts w:hint="default" w:ascii="Times New Roman" w:hAnsi="Times New Roman" w:eastAsia="黑体" w:cs="Times New Roman"/>
                <w:b/>
                <w:bCs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</w:rPr>
              <w:t>验证 Loss</w:t>
            </w:r>
          </w:p>
        </w:tc>
        <w:tc>
          <w:tcPr>
            <w:tcW w:w="2001" w:type="dxa"/>
            <w:tcBorders>
              <w:top w:val="single" w:color="auto" w:sz="12" w:space="0"/>
              <w:left w:val="single" w:color="CCCCCC" w:sz="6" w:space="0"/>
              <w:bottom w:val="single" w:color="auto" w:sz="12" w:space="0"/>
              <w:right w:val="single" w:color="CCCCCC" w:sz="6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98B459">
            <w:pPr>
              <w:jc w:val="center"/>
              <w:rPr>
                <w:rFonts w:hint="default" w:ascii="Times New Roman" w:hAnsi="Times New Roman" w:eastAsia="黑体" w:cs="Times New Roman"/>
                <w:b/>
                <w:bCs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</w:rPr>
              <w:t>验证 Acc</w:t>
            </w:r>
          </w:p>
        </w:tc>
      </w:tr>
      <w:tr w14:paraId="0EC578D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070" w:type="dxa"/>
            <w:tcBorders>
              <w:top w:val="single" w:color="auto" w:sz="12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7A3944">
            <w:pPr>
              <w:jc w:val="center"/>
              <w:rPr>
                <w:rFonts w:hint="default" w:ascii="Times New Roman" w:hAnsi="Times New Roman" w:eastAsia="黑体" w:cs="Times New Roman"/>
                <w:lang w:val="en-US" w:eastAsia="zh-CN"/>
              </w:rPr>
            </w:pPr>
            <w:r>
              <w:rPr>
                <w:rFonts w:hint="eastAsia" w:eastAsia="黑体" w:cs="Times New Roman"/>
                <w:lang w:val="en-US" w:eastAsia="zh-CN"/>
              </w:rPr>
              <w:t>0.0896</w:t>
            </w:r>
          </w:p>
        </w:tc>
        <w:tc>
          <w:tcPr>
            <w:tcW w:w="2001" w:type="dxa"/>
            <w:tcBorders>
              <w:top w:val="single" w:color="auto" w:sz="12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FDBAC0">
            <w:pPr>
              <w:jc w:val="center"/>
              <w:rPr>
                <w:rFonts w:hint="default" w:ascii="Times New Roman" w:hAnsi="Times New Roman" w:eastAsia="黑体" w:cs="Times New Roman"/>
              </w:rPr>
            </w:pPr>
            <w:r>
              <w:rPr>
                <w:rFonts w:hint="eastAsia" w:eastAsia="黑体" w:cs="Times New Roman"/>
                <w:lang w:val="en-US" w:eastAsia="zh-CN"/>
              </w:rPr>
              <w:t>97.27</w:t>
            </w:r>
            <w:r>
              <w:rPr>
                <w:rFonts w:hint="default" w:ascii="Times New Roman" w:hAnsi="Times New Roman" w:eastAsia="黑体" w:cs="Times New Roman"/>
              </w:rPr>
              <w:t>%</w:t>
            </w:r>
          </w:p>
        </w:tc>
      </w:tr>
      <w:tr w14:paraId="38208AC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07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E44396">
            <w:pPr>
              <w:jc w:val="center"/>
              <w:rPr>
                <w:rFonts w:hint="default" w:ascii="Times New Roman" w:hAnsi="Times New Roman" w:eastAsia="黑体" w:cs="Times New Roman"/>
                <w:lang w:val="en-US" w:eastAsia="zh-CN"/>
              </w:rPr>
            </w:pPr>
            <w:r>
              <w:rPr>
                <w:rFonts w:hint="eastAsia" w:eastAsia="黑体" w:cs="Times New Roman"/>
                <w:lang w:val="en-US" w:eastAsia="zh-CN"/>
              </w:rPr>
              <w:t>0.0803</w:t>
            </w:r>
          </w:p>
        </w:tc>
        <w:tc>
          <w:tcPr>
            <w:tcW w:w="200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5D62F1">
            <w:pPr>
              <w:jc w:val="center"/>
              <w:rPr>
                <w:rFonts w:hint="default" w:ascii="Times New Roman" w:hAnsi="Times New Roman" w:eastAsia="黑体" w:cs="Times New Roman"/>
              </w:rPr>
            </w:pPr>
            <w:r>
              <w:rPr>
                <w:rFonts w:hint="eastAsia" w:eastAsia="黑体" w:cs="Times New Roman"/>
                <w:lang w:val="en-US" w:eastAsia="zh-CN"/>
              </w:rPr>
              <w:t>97.53</w:t>
            </w:r>
            <w:r>
              <w:rPr>
                <w:rFonts w:hint="default" w:ascii="Times New Roman" w:hAnsi="Times New Roman" w:eastAsia="黑体" w:cs="Times New Roman"/>
              </w:rPr>
              <w:t>%</w:t>
            </w:r>
          </w:p>
        </w:tc>
      </w:tr>
      <w:tr w14:paraId="5F2F3C4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07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2DC3AC">
            <w:pPr>
              <w:jc w:val="center"/>
              <w:rPr>
                <w:rFonts w:hint="default" w:ascii="Times New Roman" w:hAnsi="Times New Roman" w:eastAsia="黑体" w:cs="Times New Roman"/>
                <w:lang w:val="en-US" w:eastAsia="zh-CN"/>
              </w:rPr>
            </w:pPr>
            <w:r>
              <w:rPr>
                <w:rFonts w:hint="eastAsia" w:eastAsia="黑体" w:cs="Times New Roman"/>
                <w:lang w:val="en-US" w:eastAsia="zh-CN"/>
              </w:rPr>
              <w:t>0.0725</w:t>
            </w:r>
          </w:p>
        </w:tc>
        <w:tc>
          <w:tcPr>
            <w:tcW w:w="200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647BA3">
            <w:pPr>
              <w:jc w:val="center"/>
              <w:rPr>
                <w:rFonts w:hint="default" w:ascii="Times New Roman" w:hAnsi="Times New Roman" w:eastAsia="黑体" w:cs="Times New Roman"/>
              </w:rPr>
            </w:pPr>
            <w:r>
              <w:rPr>
                <w:rFonts w:hint="eastAsia" w:eastAsia="黑体" w:cs="Times New Roman"/>
                <w:lang w:val="en-US" w:eastAsia="zh-CN"/>
              </w:rPr>
              <w:t>97.78</w:t>
            </w:r>
            <w:r>
              <w:rPr>
                <w:rFonts w:hint="default" w:ascii="Times New Roman" w:hAnsi="Times New Roman" w:eastAsia="黑体" w:cs="Times New Roman"/>
              </w:rPr>
              <w:t>%</w:t>
            </w:r>
          </w:p>
        </w:tc>
      </w:tr>
      <w:tr w14:paraId="3BC9F88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07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DC43C4">
            <w:pPr>
              <w:jc w:val="center"/>
              <w:rPr>
                <w:rFonts w:hint="default" w:ascii="Times New Roman" w:hAnsi="Times New Roman" w:eastAsia="黑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</w:rPr>
              <w:t>0.06</w:t>
            </w:r>
            <w:r>
              <w:rPr>
                <w:rFonts w:hint="eastAsia" w:eastAsia="黑体" w:cs="Times New Roman"/>
                <w:lang w:val="en-US" w:eastAsia="zh-CN"/>
              </w:rPr>
              <w:t>68</w:t>
            </w:r>
          </w:p>
        </w:tc>
        <w:tc>
          <w:tcPr>
            <w:tcW w:w="200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A79F7F">
            <w:pPr>
              <w:jc w:val="center"/>
              <w:rPr>
                <w:rFonts w:hint="default" w:ascii="Times New Roman" w:hAnsi="Times New Roman" w:eastAsia="黑体" w:cs="Times New Roman"/>
              </w:rPr>
            </w:pPr>
            <w:r>
              <w:rPr>
                <w:rFonts w:hint="default" w:ascii="Times New Roman" w:hAnsi="Times New Roman" w:eastAsia="黑体" w:cs="Times New Roman"/>
              </w:rPr>
              <w:t>9</w:t>
            </w:r>
            <w:r>
              <w:rPr>
                <w:rFonts w:hint="eastAsia" w:eastAsia="黑体" w:cs="Times New Roman"/>
                <w:lang w:val="en-US" w:eastAsia="zh-CN"/>
              </w:rPr>
              <w:t>7.92</w:t>
            </w:r>
            <w:r>
              <w:rPr>
                <w:rFonts w:hint="default" w:ascii="Times New Roman" w:hAnsi="Times New Roman" w:eastAsia="黑体" w:cs="Times New Roman"/>
              </w:rPr>
              <w:t>%</w:t>
            </w:r>
          </w:p>
        </w:tc>
      </w:tr>
      <w:tr w14:paraId="67D8775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070" w:type="dxa"/>
            <w:tcBorders>
              <w:top w:val="single" w:color="CCCCCC" w:sz="6" w:space="0"/>
              <w:left w:val="single" w:color="CCCCCC" w:sz="6" w:space="0"/>
              <w:bottom w:val="single" w:color="auto" w:sz="12" w:space="0"/>
              <w:right w:val="single" w:color="CCCCCC" w:sz="6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71AB20">
            <w:pPr>
              <w:jc w:val="center"/>
              <w:rPr>
                <w:rFonts w:hint="default" w:ascii="Times New Roman" w:hAnsi="Times New Roman" w:eastAsia="黑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</w:rPr>
              <w:t>0.0</w:t>
            </w:r>
            <w:r>
              <w:rPr>
                <w:rFonts w:hint="eastAsia" w:eastAsia="黑体" w:cs="Times New Roman"/>
                <w:lang w:val="en-US" w:eastAsia="zh-CN"/>
              </w:rPr>
              <w:t>609</w:t>
            </w:r>
          </w:p>
        </w:tc>
        <w:tc>
          <w:tcPr>
            <w:tcW w:w="2001" w:type="dxa"/>
            <w:tcBorders>
              <w:top w:val="single" w:color="CCCCCC" w:sz="6" w:space="0"/>
              <w:left w:val="single" w:color="CCCCCC" w:sz="6" w:space="0"/>
              <w:bottom w:val="single" w:color="auto" w:sz="12" w:space="0"/>
              <w:right w:val="single" w:color="CCCCCC" w:sz="6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BBDF5C">
            <w:pPr>
              <w:jc w:val="center"/>
              <w:rPr>
                <w:rFonts w:hint="default" w:ascii="Times New Roman" w:hAnsi="Times New Roman" w:eastAsia="黑体" w:cs="Times New Roman"/>
              </w:rPr>
            </w:pPr>
            <w:r>
              <w:rPr>
                <w:rFonts w:hint="default" w:ascii="Times New Roman" w:hAnsi="Times New Roman" w:eastAsia="黑体" w:cs="Times New Roman"/>
              </w:rPr>
              <w:t>98.</w:t>
            </w:r>
            <w:r>
              <w:rPr>
                <w:rFonts w:hint="eastAsia" w:eastAsia="黑体" w:cs="Times New Roman"/>
                <w:lang w:val="en-US" w:eastAsia="zh-CN"/>
              </w:rPr>
              <w:t>10</w:t>
            </w:r>
            <w:bookmarkStart w:id="0" w:name="_GoBack"/>
            <w:bookmarkEnd w:id="0"/>
            <w:r>
              <w:rPr>
                <w:rFonts w:hint="default" w:ascii="Times New Roman" w:hAnsi="Times New Roman" w:eastAsia="黑体" w:cs="Times New Roman"/>
              </w:rPr>
              <w:t>%</w:t>
            </w:r>
          </w:p>
        </w:tc>
      </w:tr>
    </w:tbl>
    <w:p w14:paraId="598601A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验证损失平稳下降，验证准确率稳步上升，整体波动小，模型稳定性好。</w:t>
      </w:r>
    </w:p>
    <w:p w14:paraId="1870DAF9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七、测试集 accuracy</w:t>
      </w:r>
    </w:p>
    <w:p w14:paraId="3C7B5DCC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63" w:hanging="363"/>
        <w:jc w:val="left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Adam 优化器：</w:t>
      </w:r>
      <w:r>
        <w:rPr>
          <w:rFonts w:hint="default" w:ascii="Times New Roman" w:hAnsi="Times New Roman" w:cs="Times New Roman"/>
          <w:b/>
          <w:bCs/>
        </w:rPr>
        <w:t>99.24%</w:t>
      </w:r>
    </w:p>
    <w:p w14:paraId="2AE1BA6E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63" w:hanging="363"/>
        <w:jc w:val="left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SGD 优化器：</w:t>
      </w:r>
      <w:r>
        <w:rPr>
          <w:rFonts w:hint="default" w:ascii="Times New Roman" w:hAnsi="Times New Roman" w:cs="Times New Roman"/>
          <w:b/>
          <w:bCs/>
        </w:rPr>
        <w:t>98.48%</w:t>
      </w:r>
    </w:p>
    <w:p w14:paraId="205DB1F3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八、loss 曲线和 accuracy 曲线</w:t>
      </w:r>
    </w:p>
    <w:p w14:paraId="6E103794">
      <w:pPr>
        <w:jc w:val="center"/>
        <w:rPr>
          <w:rFonts w:hint="eastAsia" w:ascii="Times New Roman" w:hAnsi="Times New Roman" w:eastAsia="宋体" w:cs="Times New Roman"/>
          <w:lang w:eastAsia="zh-CN"/>
        </w:rPr>
      </w:pPr>
      <w:r>
        <w:rPr>
          <w:rFonts w:hint="eastAsia" w:ascii="Times New Roman" w:hAnsi="Times New Roman" w:eastAsia="宋体" w:cs="Times New Roman"/>
          <w:lang w:eastAsia="zh-CN"/>
        </w:rPr>
        <w:drawing>
          <wp:inline distT="0" distB="0" distL="114300" distR="114300">
            <wp:extent cx="5266690" cy="2194560"/>
            <wp:effectExtent l="0" t="0" r="1270" b="7620"/>
            <wp:docPr id="6" name="图片 6" descr="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urv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30A25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63" w:hanging="363"/>
        <w:jc w:val="left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训练损失快速下降，验证损失平稳下降；</w:t>
      </w:r>
    </w:p>
    <w:p w14:paraId="7478D078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63" w:hanging="363"/>
        <w:jc w:val="left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训练准确率前期快速上升，后期缓慢提升；</w:t>
      </w:r>
    </w:p>
    <w:p w14:paraId="549C4A62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63" w:hanging="363"/>
        <w:jc w:val="left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验证准确率整体平稳，与训练集差距较小；</w:t>
      </w:r>
    </w:p>
    <w:p w14:paraId="6F95CDBE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63" w:hanging="363"/>
        <w:jc w:val="left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模型存在</w:t>
      </w:r>
      <w:r>
        <w:rPr>
          <w:rFonts w:hint="default" w:ascii="Times New Roman" w:hAnsi="Times New Roman" w:cs="Times New Roman"/>
          <w:b/>
          <w:bCs/>
        </w:rPr>
        <w:t>轻微过拟合</w:t>
      </w:r>
      <w:r>
        <w:rPr>
          <w:rFonts w:hint="default" w:ascii="Times New Roman" w:hAnsi="Times New Roman" w:cs="Times New Roman"/>
        </w:rPr>
        <w:t>，整体泛化能力良好。</w:t>
      </w:r>
    </w:p>
    <w:p w14:paraId="11AC4EC5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九、测试图像预测结果示例</w:t>
      </w:r>
    </w:p>
    <w:p w14:paraId="244BD8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随机选取 8 张手写数字测试图像，真实标签与预测标签全部一致，模型对常规手写数字识别准确。</w:t>
      </w:r>
    </w:p>
    <w:p w14:paraId="16A87D35">
      <w:pPr>
        <w:jc w:val="center"/>
        <w:rPr>
          <w:rFonts w:hint="eastAsia" w:ascii="Times New Roman" w:hAnsi="Times New Roman" w:eastAsia="宋体" w:cs="Times New Roman"/>
          <w:lang w:eastAsia="zh-CN"/>
        </w:rPr>
      </w:pPr>
      <w:r>
        <w:rPr>
          <w:rFonts w:hint="eastAsia" w:ascii="Times New Roman" w:hAnsi="Times New Roman" w:eastAsia="宋体" w:cs="Times New Roman"/>
          <w:lang w:eastAsia="zh-CN"/>
        </w:rPr>
        <w:drawing>
          <wp:inline distT="0" distB="0" distL="114300" distR="114300">
            <wp:extent cx="5266690" cy="2633345"/>
            <wp:effectExtent l="0" t="0" r="1270" b="635"/>
            <wp:docPr id="5" name="图片 5" descr="test_re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test_result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C3E91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十、结果分析与总结</w:t>
      </w:r>
    </w:p>
    <w:p w14:paraId="2499799B">
      <w:pPr>
        <w:numPr>
          <w:ilvl w:val="0"/>
          <w:numId w:val="6"/>
        </w:numPr>
        <w:spacing w:after="160" w:line="278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模型收敛情况</w:t>
      </w:r>
      <w:r>
        <w:rPr>
          <w:rFonts w:hint="default" w:ascii="Times New Roman" w:hAnsi="Times New Roman" w:cs="Times New Roman"/>
        </w:rPr>
        <w:t>：5 轮训练内快速收敛，损失与准确率变化合理，无明显震荡。</w:t>
      </w:r>
    </w:p>
    <w:p w14:paraId="77E6C7BA">
      <w:pPr>
        <w:numPr>
          <w:ilvl w:val="0"/>
          <w:numId w:val="6"/>
        </w:numPr>
        <w:spacing w:after="160" w:line="278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优化器对比</w:t>
      </w:r>
      <w:r>
        <w:rPr>
          <w:rFonts w:hint="default" w:ascii="Times New Roman" w:hAnsi="Times New Roman" w:cs="Times New Roman"/>
        </w:rPr>
        <w:t>：Adam 收敛更快、测试精度更高；SGD 训练更稳定，过拟合风险更低。</w:t>
      </w:r>
    </w:p>
    <w:p w14:paraId="45FE578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</w:rPr>
        <w:t xml:space="preserve">对比 </w:t>
      </w:r>
      <w:r>
        <w:rPr>
          <w:rFonts w:hint="default" w:ascii="Times New Roman" w:hAnsi="Times New Roman" w:eastAsia="黑体" w:cs="Times New Roman"/>
          <w:b/>
          <w:bCs/>
        </w:rPr>
        <w:t>SGD</w:t>
      </w:r>
      <w:r>
        <w:rPr>
          <w:rFonts w:hint="default" w:ascii="Times New Roman" w:hAnsi="Times New Roman" w:eastAsia="黑体" w:cs="Times New Roman"/>
        </w:rPr>
        <w:t xml:space="preserve"> 与 </w:t>
      </w:r>
      <w:r>
        <w:rPr>
          <w:rFonts w:hint="default" w:ascii="Times New Roman" w:hAnsi="Times New Roman" w:eastAsia="黑体" w:cs="Times New Roman"/>
          <w:b/>
          <w:bCs/>
        </w:rPr>
        <w:t>Adam</w:t>
      </w:r>
      <w:r>
        <w:rPr>
          <w:rFonts w:hint="default" w:ascii="Times New Roman" w:hAnsi="Times New Roman" w:eastAsia="黑体" w:cs="Times New Roman"/>
        </w:rPr>
        <w:t xml:space="preserve"> 两种优化器，学习率均设置为 </w:t>
      </w:r>
      <w:r>
        <w:rPr>
          <w:rFonts w:hint="default" w:ascii="Times New Roman" w:hAnsi="Times New Roman" w:eastAsia="黑体" w:cs="Times New Roman"/>
          <w:b/>
          <w:bCs/>
        </w:rPr>
        <w:t>0.001</w:t>
      </w:r>
      <w:r>
        <w:rPr>
          <w:rFonts w:hint="default" w:ascii="Times New Roman" w:hAnsi="Times New Roman" w:eastAsia="黑体" w:cs="Times New Roman"/>
        </w:rPr>
        <w:t>，使用同一 CNN 网络结构、相同训练轮数与数据集。</w:t>
      </w:r>
    </w:p>
    <w:tbl>
      <w:tblPr>
        <w:tblStyle w:val="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84"/>
        <w:gridCol w:w="2752"/>
        <w:gridCol w:w="2760"/>
      </w:tblGrid>
      <w:tr w14:paraId="5F82A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784" w:type="dxa"/>
            <w:shd w:val="clear" w:color="auto" w:fill="D9EAF7"/>
            <w:noWrap w:val="0"/>
            <w:vAlign w:val="center"/>
          </w:tcPr>
          <w:p w14:paraId="2349379E">
            <w:pPr>
              <w:rPr>
                <w:rFonts w:hint="default" w:ascii="Times New Roman" w:hAnsi="Times New Roman" w:eastAsia="等线" w:cs="Times New Roman"/>
              </w:rPr>
            </w:pPr>
            <w:r>
              <w:rPr>
                <w:rFonts w:hint="default" w:ascii="Times New Roman" w:hAnsi="Times New Roman" w:eastAsia="等线" w:cs="Times New Roman"/>
                <w:b/>
              </w:rPr>
              <w:t>Optimizer</w:t>
            </w:r>
          </w:p>
        </w:tc>
        <w:tc>
          <w:tcPr>
            <w:tcW w:w="2752" w:type="dxa"/>
            <w:shd w:val="clear" w:color="auto" w:fill="D9EAF7"/>
            <w:noWrap w:val="0"/>
            <w:vAlign w:val="center"/>
          </w:tcPr>
          <w:p w14:paraId="46F4E81F">
            <w:pPr>
              <w:rPr>
                <w:rFonts w:hint="default" w:ascii="Times New Roman" w:hAnsi="Times New Roman" w:eastAsia="等线" w:cs="Times New Roman"/>
              </w:rPr>
            </w:pPr>
            <w:r>
              <w:rPr>
                <w:rFonts w:hint="default" w:ascii="Times New Roman" w:hAnsi="Times New Roman" w:eastAsia="等线" w:cs="Times New Roman"/>
                <w:b/>
              </w:rPr>
              <w:t>Learning Rate</w:t>
            </w:r>
          </w:p>
        </w:tc>
        <w:tc>
          <w:tcPr>
            <w:tcW w:w="2760" w:type="dxa"/>
            <w:shd w:val="clear" w:color="auto" w:fill="D9EAF7"/>
            <w:noWrap w:val="0"/>
            <w:vAlign w:val="center"/>
          </w:tcPr>
          <w:p w14:paraId="19EFF245">
            <w:pPr>
              <w:rPr>
                <w:rFonts w:hint="default" w:ascii="Times New Roman" w:hAnsi="Times New Roman" w:eastAsia="等线" w:cs="Times New Roman"/>
              </w:rPr>
            </w:pPr>
            <w:r>
              <w:rPr>
                <w:rFonts w:hint="default" w:ascii="Times New Roman" w:hAnsi="Times New Roman" w:eastAsia="等线" w:cs="Times New Roman"/>
                <w:b/>
              </w:rPr>
              <w:t>Test Accuracy</w:t>
            </w:r>
          </w:p>
        </w:tc>
      </w:tr>
      <w:tr w14:paraId="29471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84" w:type="dxa"/>
            <w:noWrap w:val="0"/>
            <w:vAlign w:val="center"/>
          </w:tcPr>
          <w:p w14:paraId="1839A43A">
            <w:pPr>
              <w:rPr>
                <w:rFonts w:hint="default" w:ascii="Times New Roman" w:hAnsi="Times New Roman" w:eastAsia="等线" w:cs="Times New Roman"/>
              </w:rPr>
            </w:pPr>
            <w:r>
              <w:rPr>
                <w:rFonts w:hint="default" w:ascii="Times New Roman" w:hAnsi="Times New Roman" w:eastAsia="等线" w:cs="Times New Roman"/>
              </w:rPr>
              <w:t>SGD</w:t>
            </w:r>
          </w:p>
        </w:tc>
        <w:tc>
          <w:tcPr>
            <w:tcW w:w="2752" w:type="dxa"/>
            <w:noWrap w:val="0"/>
            <w:vAlign w:val="center"/>
          </w:tcPr>
          <w:p w14:paraId="02B0B4A8">
            <w:pPr>
              <w:rPr>
                <w:rFonts w:hint="default" w:ascii="Times New Roman" w:hAnsi="Times New Roman" w:eastAsia="等线" w:cs="Times New Roman"/>
              </w:rPr>
            </w:pPr>
            <w:r>
              <w:rPr>
                <w:rFonts w:hint="default" w:ascii="Times New Roman" w:hAnsi="Times New Roman" w:eastAsia="等线" w:cs="Times New Roman"/>
              </w:rPr>
              <w:t>0.001</w:t>
            </w:r>
          </w:p>
        </w:tc>
        <w:tc>
          <w:tcPr>
            <w:tcW w:w="2760" w:type="dxa"/>
            <w:noWrap w:val="0"/>
            <w:vAlign w:val="center"/>
          </w:tcPr>
          <w:p w14:paraId="63B19CA6">
            <w:pPr>
              <w:rPr>
                <w:rFonts w:hint="default" w:ascii="Times New Roman" w:hAnsi="Times New Roman" w:eastAsia="等线" w:cs="Times New Roman"/>
              </w:rPr>
            </w:pPr>
            <w:r>
              <w:rPr>
                <w:rFonts w:hint="default" w:ascii="Times New Roman" w:hAnsi="Times New Roman" w:eastAsia="等线" w:cs="Times New Roman"/>
              </w:rPr>
              <w:t>98.48%</w:t>
            </w:r>
          </w:p>
        </w:tc>
      </w:tr>
      <w:tr w14:paraId="76123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84" w:type="dxa"/>
            <w:noWrap w:val="0"/>
            <w:vAlign w:val="center"/>
          </w:tcPr>
          <w:p w14:paraId="638BE9BA">
            <w:pPr>
              <w:rPr>
                <w:rFonts w:hint="default" w:ascii="Times New Roman" w:hAnsi="Times New Roman" w:eastAsia="等线" w:cs="Times New Roman"/>
              </w:rPr>
            </w:pPr>
            <w:r>
              <w:rPr>
                <w:rFonts w:hint="default" w:ascii="Times New Roman" w:hAnsi="Times New Roman" w:eastAsia="等线" w:cs="Times New Roman"/>
              </w:rPr>
              <w:t>Adam</w:t>
            </w:r>
          </w:p>
        </w:tc>
        <w:tc>
          <w:tcPr>
            <w:tcW w:w="2752" w:type="dxa"/>
            <w:noWrap w:val="0"/>
            <w:vAlign w:val="center"/>
          </w:tcPr>
          <w:p w14:paraId="0862965D">
            <w:pPr>
              <w:rPr>
                <w:rFonts w:hint="default" w:ascii="Times New Roman" w:hAnsi="Times New Roman" w:eastAsia="等线" w:cs="Times New Roman"/>
              </w:rPr>
            </w:pPr>
            <w:r>
              <w:rPr>
                <w:rFonts w:hint="default" w:ascii="Times New Roman" w:hAnsi="Times New Roman" w:eastAsia="等线" w:cs="Times New Roman"/>
              </w:rPr>
              <w:t>0.001</w:t>
            </w:r>
          </w:p>
        </w:tc>
        <w:tc>
          <w:tcPr>
            <w:tcW w:w="2760" w:type="dxa"/>
            <w:noWrap w:val="0"/>
            <w:vAlign w:val="center"/>
          </w:tcPr>
          <w:p w14:paraId="62E279C8">
            <w:pPr>
              <w:rPr>
                <w:rFonts w:hint="default" w:ascii="Times New Roman" w:hAnsi="Times New Roman" w:eastAsia="等线" w:cs="Times New Roman"/>
              </w:rPr>
            </w:pPr>
            <w:r>
              <w:rPr>
                <w:rFonts w:hint="default" w:ascii="Times New Roman" w:hAnsi="Times New Roman" w:eastAsia="等线" w:cs="Times New Roman"/>
              </w:rPr>
              <w:t>99.24%</w:t>
            </w:r>
          </w:p>
        </w:tc>
      </w:tr>
    </w:tbl>
    <w:p w14:paraId="6C54F2D1">
      <w:pPr>
        <w:rPr>
          <w:rFonts w:hint="default" w:ascii="Times New Roman" w:hAnsi="Times New Roman" w:cs="Times New Roman"/>
        </w:rPr>
      </w:pPr>
    </w:p>
    <w:p w14:paraId="184062F2">
      <w:pPr>
        <w:numPr>
          <w:ilvl w:val="0"/>
          <w:numId w:val="6"/>
        </w:numPr>
        <w:spacing w:after="160" w:line="278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结构改进</w:t>
      </w:r>
      <w:r>
        <w:rPr>
          <w:rFonts w:hint="default" w:ascii="Times New Roman" w:hAnsi="Times New Roman" w:cs="Times New Roman"/>
        </w:rPr>
        <w:t>：增加卷积通道、加入 Dropout 后，准确率提升，过拟合得到抑制。</w:t>
      </w:r>
    </w:p>
    <w:p w14:paraId="0BAC5333">
      <w:pPr>
        <w:numPr>
          <w:ilvl w:val="0"/>
          <w:numId w:val="6"/>
        </w:numPr>
        <w:spacing w:after="160" w:line="278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数据集对比</w:t>
      </w:r>
    </w:p>
    <w:tbl>
      <w:tblPr>
        <w:tblStyle w:val="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1"/>
        <w:gridCol w:w="1594"/>
        <w:gridCol w:w="1618"/>
        <w:gridCol w:w="1749"/>
        <w:gridCol w:w="1594"/>
      </w:tblGrid>
      <w:tr w14:paraId="3BF8E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41" w:type="dxa"/>
            <w:shd w:val="clear" w:color="auto" w:fill="D9EAF7"/>
            <w:noWrap w:val="0"/>
            <w:vAlign w:val="center"/>
          </w:tcPr>
          <w:p w14:paraId="542F3FA7">
            <w:pPr>
              <w:rPr>
                <w:rFonts w:hint="default" w:ascii="Times New Roman" w:hAnsi="Times New Roman" w:eastAsia="等线" w:cs="Times New Roman"/>
              </w:rPr>
            </w:pPr>
            <w:r>
              <w:rPr>
                <w:rFonts w:hint="default" w:ascii="Times New Roman" w:hAnsi="Times New Roman" w:cs="Times New Roman"/>
                <w:b/>
              </w:rPr>
              <w:t>数据集</w:t>
            </w:r>
          </w:p>
        </w:tc>
        <w:tc>
          <w:tcPr>
            <w:tcW w:w="1594" w:type="dxa"/>
            <w:shd w:val="clear" w:color="auto" w:fill="D9EAF7"/>
            <w:noWrap w:val="0"/>
            <w:vAlign w:val="center"/>
          </w:tcPr>
          <w:p w14:paraId="3497C76F">
            <w:pPr>
              <w:rPr>
                <w:rFonts w:hint="default" w:ascii="Times New Roman" w:hAnsi="Times New Roman" w:eastAsia="等线" w:cs="Times New Roman"/>
              </w:rPr>
            </w:pPr>
            <w:r>
              <w:rPr>
                <w:rFonts w:hint="default" w:ascii="Times New Roman" w:hAnsi="Times New Roman" w:cs="Times New Roman"/>
                <w:b/>
              </w:rPr>
              <w:t>图像类型</w:t>
            </w:r>
          </w:p>
        </w:tc>
        <w:tc>
          <w:tcPr>
            <w:tcW w:w="1618" w:type="dxa"/>
            <w:shd w:val="clear" w:color="auto" w:fill="D9EAF7"/>
            <w:noWrap w:val="0"/>
            <w:vAlign w:val="center"/>
          </w:tcPr>
          <w:p w14:paraId="432600CB">
            <w:pPr>
              <w:rPr>
                <w:rFonts w:hint="default" w:ascii="Times New Roman" w:hAnsi="Times New Roman" w:eastAsia="等线" w:cs="Times New Roman"/>
              </w:rPr>
            </w:pPr>
            <w:r>
              <w:rPr>
                <w:rFonts w:hint="default" w:ascii="Times New Roman" w:hAnsi="Times New Roman" w:cs="Times New Roman"/>
                <w:b/>
              </w:rPr>
              <w:t>类别数</w:t>
            </w:r>
          </w:p>
        </w:tc>
        <w:tc>
          <w:tcPr>
            <w:tcW w:w="1749" w:type="dxa"/>
            <w:shd w:val="clear" w:color="auto" w:fill="D9EAF7"/>
            <w:noWrap w:val="0"/>
            <w:vAlign w:val="center"/>
          </w:tcPr>
          <w:p w14:paraId="092E93FB">
            <w:pPr>
              <w:rPr>
                <w:rFonts w:hint="default" w:ascii="Times New Roman" w:hAnsi="Times New Roman" w:eastAsia="等线" w:cs="Times New Roman"/>
              </w:rPr>
            </w:pPr>
            <w:r>
              <w:rPr>
                <w:rFonts w:hint="default" w:ascii="Times New Roman" w:hAnsi="Times New Roman" w:cs="Times New Roman"/>
                <w:b/>
              </w:rPr>
              <w:t>测试准确率</w:t>
            </w:r>
          </w:p>
        </w:tc>
        <w:tc>
          <w:tcPr>
            <w:tcW w:w="1594" w:type="dxa"/>
            <w:shd w:val="clear" w:color="auto" w:fill="D9EAF7"/>
            <w:noWrap w:val="0"/>
            <w:vAlign w:val="center"/>
          </w:tcPr>
          <w:p w14:paraId="06C22B72">
            <w:pPr>
              <w:rPr>
                <w:rFonts w:hint="default" w:ascii="Times New Roman" w:hAnsi="Times New Roman" w:eastAsia="等线" w:cs="Times New Roman"/>
              </w:rPr>
            </w:pPr>
            <w:r>
              <w:rPr>
                <w:rFonts w:hint="default" w:ascii="Times New Roman" w:hAnsi="Times New Roman" w:cs="Times New Roman"/>
                <w:b/>
              </w:rPr>
              <w:t>难度</w:t>
            </w:r>
          </w:p>
        </w:tc>
      </w:tr>
      <w:tr w14:paraId="4E74A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41" w:type="dxa"/>
            <w:noWrap w:val="0"/>
            <w:vAlign w:val="center"/>
          </w:tcPr>
          <w:p w14:paraId="03EB2EE3">
            <w:pPr>
              <w:rPr>
                <w:rFonts w:hint="default" w:ascii="Times New Roman" w:hAnsi="Times New Roman" w:eastAsia="等线" w:cs="Times New Roman"/>
              </w:rPr>
            </w:pPr>
            <w:r>
              <w:rPr>
                <w:rFonts w:hint="default" w:ascii="Times New Roman" w:hAnsi="Times New Roman" w:eastAsia="等线" w:cs="Times New Roman"/>
              </w:rPr>
              <w:t>MNIST</w:t>
            </w:r>
          </w:p>
        </w:tc>
        <w:tc>
          <w:tcPr>
            <w:tcW w:w="1594" w:type="dxa"/>
            <w:noWrap w:val="0"/>
            <w:vAlign w:val="center"/>
          </w:tcPr>
          <w:p w14:paraId="6108730C">
            <w:pPr>
              <w:rPr>
                <w:rFonts w:hint="default" w:ascii="Times New Roman" w:hAnsi="Times New Roman" w:eastAsia="等线" w:cs="Times New Roman"/>
              </w:rPr>
            </w:pPr>
            <w:r>
              <w:rPr>
                <w:rFonts w:hint="default" w:ascii="Times New Roman" w:hAnsi="Times New Roman" w:cs="Times New Roman"/>
              </w:rPr>
              <w:t>灰度手写数字</w:t>
            </w:r>
          </w:p>
        </w:tc>
        <w:tc>
          <w:tcPr>
            <w:tcW w:w="1618" w:type="dxa"/>
            <w:noWrap w:val="0"/>
            <w:vAlign w:val="center"/>
          </w:tcPr>
          <w:p w14:paraId="247AD677">
            <w:pPr>
              <w:rPr>
                <w:rFonts w:hint="default" w:ascii="Times New Roman" w:hAnsi="Times New Roman" w:eastAsia="等线" w:cs="Times New Roman"/>
              </w:rPr>
            </w:pPr>
            <w:r>
              <w:rPr>
                <w:rFonts w:hint="default" w:ascii="Times New Roman" w:hAnsi="Times New Roman" w:eastAsia="等线" w:cs="Times New Roman"/>
              </w:rPr>
              <w:t>10</w:t>
            </w:r>
          </w:p>
        </w:tc>
        <w:tc>
          <w:tcPr>
            <w:tcW w:w="1749" w:type="dxa"/>
            <w:noWrap w:val="0"/>
            <w:vAlign w:val="center"/>
          </w:tcPr>
          <w:p w14:paraId="5D3F983A">
            <w:pPr>
              <w:rPr>
                <w:rFonts w:hint="default" w:ascii="Times New Roman" w:hAnsi="Times New Roman" w:eastAsia="等线" w:cs="Times New Roman"/>
              </w:rPr>
            </w:pPr>
            <w:r>
              <w:rPr>
                <w:rFonts w:hint="default" w:ascii="Times New Roman" w:hAnsi="Times New Roman" w:eastAsia="等线" w:cs="Times New Roman"/>
              </w:rPr>
              <w:t>98.48%</w:t>
            </w:r>
          </w:p>
        </w:tc>
        <w:tc>
          <w:tcPr>
            <w:tcW w:w="1594" w:type="dxa"/>
            <w:noWrap w:val="0"/>
            <w:vAlign w:val="center"/>
          </w:tcPr>
          <w:p w14:paraId="06D01ABF">
            <w:pPr>
              <w:rPr>
                <w:rFonts w:hint="default" w:ascii="Times New Roman" w:hAnsi="Times New Roman" w:eastAsia="等线" w:cs="Times New Roman"/>
              </w:rPr>
            </w:pPr>
            <w:r>
              <w:rPr>
                <w:rFonts w:hint="default" w:ascii="Times New Roman" w:hAnsi="Times New Roman" w:cs="Times New Roman"/>
              </w:rPr>
              <w:t>低</w:t>
            </w:r>
          </w:p>
        </w:tc>
      </w:tr>
      <w:tr w14:paraId="79580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41" w:type="dxa"/>
            <w:noWrap w:val="0"/>
            <w:vAlign w:val="center"/>
          </w:tcPr>
          <w:p w14:paraId="5EF9834C">
            <w:pPr>
              <w:rPr>
                <w:rFonts w:hint="default" w:ascii="Times New Roman" w:hAnsi="Times New Roman" w:eastAsia="等线" w:cs="Times New Roman"/>
              </w:rPr>
            </w:pPr>
            <w:r>
              <w:rPr>
                <w:rFonts w:hint="default" w:ascii="Times New Roman" w:hAnsi="Times New Roman" w:eastAsia="等线" w:cs="Times New Roman"/>
              </w:rPr>
              <w:t>CIFAR-10</w:t>
            </w:r>
          </w:p>
        </w:tc>
        <w:tc>
          <w:tcPr>
            <w:tcW w:w="1594" w:type="dxa"/>
            <w:noWrap w:val="0"/>
            <w:vAlign w:val="center"/>
          </w:tcPr>
          <w:p w14:paraId="6EB5E8A9">
            <w:pPr>
              <w:rPr>
                <w:rFonts w:hint="default" w:ascii="Times New Roman" w:hAnsi="Times New Roman" w:eastAsia="等线" w:cs="Times New Roman"/>
              </w:rPr>
            </w:pPr>
            <w:r>
              <w:rPr>
                <w:rFonts w:hint="default" w:ascii="Times New Roman" w:hAnsi="Times New Roman" w:cs="Times New Roman"/>
              </w:rPr>
              <w:t>彩色自然图像</w:t>
            </w:r>
          </w:p>
        </w:tc>
        <w:tc>
          <w:tcPr>
            <w:tcW w:w="1618" w:type="dxa"/>
            <w:noWrap w:val="0"/>
            <w:vAlign w:val="center"/>
          </w:tcPr>
          <w:p w14:paraId="76218005">
            <w:pPr>
              <w:rPr>
                <w:rFonts w:hint="default" w:ascii="Times New Roman" w:hAnsi="Times New Roman" w:eastAsia="等线" w:cs="Times New Roman"/>
              </w:rPr>
            </w:pPr>
            <w:r>
              <w:rPr>
                <w:rFonts w:hint="default" w:ascii="Times New Roman" w:hAnsi="Times New Roman" w:eastAsia="等线" w:cs="Times New Roman"/>
              </w:rPr>
              <w:t>10</w:t>
            </w:r>
          </w:p>
        </w:tc>
        <w:tc>
          <w:tcPr>
            <w:tcW w:w="1749" w:type="dxa"/>
            <w:noWrap w:val="0"/>
            <w:vAlign w:val="center"/>
          </w:tcPr>
          <w:p w14:paraId="537824CF">
            <w:pPr>
              <w:rPr>
                <w:rFonts w:hint="default" w:ascii="Times New Roman" w:hAnsi="Times New Roman" w:eastAsia="等线" w:cs="Times New Roman"/>
              </w:rPr>
            </w:pPr>
            <w:r>
              <w:rPr>
                <w:rFonts w:hint="default" w:ascii="Times New Roman" w:hAnsi="Times New Roman" w:eastAsia="等线" w:cs="Times New Roman"/>
              </w:rPr>
              <w:t>70</w:t>
            </w:r>
            <w:r>
              <w:rPr>
                <w:rFonts w:hint="default" w:ascii="Times New Roman" w:hAnsi="Times New Roman" w:eastAsia="等线" w:cs="Times New Roman"/>
              </w:rPr>
              <w:t>.</w:t>
            </w:r>
            <w:r>
              <w:rPr>
                <w:rFonts w:hint="default" w:ascii="Times New Roman" w:hAnsi="Times New Roman" w:eastAsia="等线" w:cs="Times New Roman"/>
              </w:rPr>
              <w:t>89%</w:t>
            </w:r>
          </w:p>
        </w:tc>
        <w:tc>
          <w:tcPr>
            <w:tcW w:w="1594" w:type="dxa"/>
            <w:noWrap w:val="0"/>
            <w:vAlign w:val="center"/>
          </w:tcPr>
          <w:p w14:paraId="6CC69D0D">
            <w:pPr>
              <w:rPr>
                <w:rFonts w:hint="default" w:ascii="Times New Roman" w:hAnsi="Times New Roman" w:eastAsia="等线" w:cs="Times New Roman"/>
              </w:rPr>
            </w:pPr>
            <w:r>
              <w:rPr>
                <w:rFonts w:hint="default" w:ascii="Times New Roman" w:hAnsi="Times New Roman" w:cs="Times New Roman"/>
              </w:rPr>
              <w:t>高</w:t>
            </w:r>
          </w:p>
        </w:tc>
      </w:tr>
    </w:tbl>
    <w:p w14:paraId="18D6C356">
      <w:pPr>
        <w:rPr>
          <w:rFonts w:hint="default" w:ascii="Times New Roman" w:hAnsi="Times New Roman" w:cs="Times New Roman"/>
        </w:rPr>
      </w:pPr>
    </w:p>
    <w:p w14:paraId="597C3B41">
      <w:pPr>
        <w:numPr>
          <w:ilvl w:val="0"/>
          <w:numId w:val="6"/>
        </w:numPr>
        <w:spacing w:after="160" w:line="278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整体总结</w:t>
      </w:r>
    </w:p>
    <w:p w14:paraId="2C2AEAF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本次实验完成 CNN 搭建、训练、验证与测试全流程，模型在 MNIST 数据集上分类效果优秀。通过调整网络结构与优化器可进一步提升性能；CIFAR</w:t>
      </w:r>
      <w:r>
        <w:rPr>
          <w:rFonts w:hint="default" w:ascii="Times New Roman" w:hAnsi="Times New Roman" w:cs="Times New Roman"/>
        </w:rPr>
        <w:noBreakHyphen/>
      </w:r>
      <w:r>
        <w:rPr>
          <w:rFonts w:hint="default" w:ascii="Times New Roman" w:hAnsi="Times New Roman" w:cs="Times New Roman"/>
        </w:rPr>
        <w:t>10 因图像复杂，识别难度显著更高。</w:t>
      </w:r>
    </w:p>
    <w:p w14:paraId="0078AE59">
      <w:pPr>
        <w:rPr>
          <w:rFonts w:hint="eastAsia"/>
        </w:rPr>
      </w:pPr>
    </w:p>
    <w:p w14:paraId="445C127C">
      <w:pPr>
        <w:rPr>
          <w:rFonts w:hint="eastAsia" w:ascii="黑体" w:hAnsi="黑体" w:eastAsia="黑体"/>
          <w:b/>
          <w:sz w:val="22"/>
          <w:szCs w:val="22"/>
        </w:rPr>
      </w:pPr>
    </w:p>
    <w:p w14:paraId="41DC6B25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7D4803"/>
    <w:multiLevelType w:val="multilevel"/>
    <w:tmpl w:val="017D4803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 w:ascii="宋体" w:hAnsi="宋体" w:eastAsia="宋体"/>
        <w:b w:val="0"/>
        <w:bCs/>
        <w:sz w:val="28"/>
        <w:szCs w:val="28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56B0547"/>
    <w:multiLevelType w:val="multilevel"/>
    <w:tmpl w:val="056B054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29A26DFD"/>
    <w:multiLevelType w:val="multilevel"/>
    <w:tmpl w:val="29A26DF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3DAE04C5"/>
    <w:multiLevelType w:val="multilevel"/>
    <w:tmpl w:val="3DAE04C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4E1D7FD7"/>
    <w:multiLevelType w:val="multilevel"/>
    <w:tmpl w:val="4E1D7F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7860458D"/>
    <w:multiLevelType w:val="multilevel"/>
    <w:tmpl w:val="786045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4"/>
  </w:num>
  <w:num w:numId="5">
    <w:abstractNumId w:val="1"/>
  </w:num>
  <w:num w:numId="6">
    <w:abstractNumId w:val="3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MC SYSTEM">
    <w15:presenceInfo w15:providerId="None" w15:userId="MC SYSTEM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C42814"/>
    <w:rsid w:val="08C42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11/relationships/people" Target="people.xml"/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2026-05-19T07:42:00Z</dcterms:created>
  <dc:creator>WPS_1693152968</dc:creator>
  <cp:lastModifiedBy>WPS_1693152968</cp:lastModifiedBy>
  <dcterms:modified xsi:type="dcterms:W3CDTF">2026-05-19T07:58:56Z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0488D60E4AC04B9B9534378C0635E0B8_11</vt:lpwstr>
  </property>
  <property fmtid="{D5CDD505-2E9C-101B-9397-08002B2CF9AE}" pid="4" name="KSOTemplateDocerSaveRecord">
    <vt:lpwstr>eyJoZGlkIjoiNGJkYzcxMjU5MmJiNjE4YzNhMDE1ODVlOTI0YmFmZTkiLCJ1c2VySWQiOiIxNTI0NTg4MDIyIn0=</vt:lpwstr>
  </property>
</Properties>
</file>